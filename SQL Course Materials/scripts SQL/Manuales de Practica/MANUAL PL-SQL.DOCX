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0D9D" w:rsidRDefault="00330D9D" w:rsidP="00330D9D">
      <w:pPr>
        <w:spacing w:after="0" w:line="576" w:lineRule="atLeast"/>
        <w:outlineLvl w:val="0"/>
        <w:rPr>
          <w:rFonts w:ascii="Arial" w:eastAsia="Times New Roman" w:hAnsi="Arial" w:cs="Arial"/>
          <w:b/>
          <w:bCs/>
          <w:color w:val="444444"/>
          <w:kern w:val="36"/>
          <w:sz w:val="48"/>
          <w:szCs w:val="48"/>
          <w:lang w:eastAsia="es-PY"/>
        </w:rPr>
      </w:pPr>
      <w:r>
        <w:rPr>
          <w:noProof/>
          <w:lang w:eastAsia="es-PY"/>
        </w:rPr>
        <w:drawing>
          <wp:inline distT="0" distB="0" distL="0" distR="0">
            <wp:extent cx="5400040" cy="5400040"/>
            <wp:effectExtent l="0" t="0" r="0" b="0"/>
            <wp:docPr id="3" name="Imagen 3" descr="Oracle-Logos.png (600×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racle-Logos.png (600×60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a:ln>
                      <a:noFill/>
                    </a:ln>
                  </pic:spPr>
                </pic:pic>
              </a:graphicData>
            </a:graphic>
          </wp:inline>
        </w:drawing>
      </w:r>
    </w:p>
    <w:p w:rsidR="00330D9D" w:rsidRDefault="00330D9D" w:rsidP="00330D9D">
      <w:pPr>
        <w:spacing w:after="0" w:line="576" w:lineRule="atLeast"/>
        <w:outlineLvl w:val="0"/>
        <w:rPr>
          <w:rFonts w:ascii="Arial" w:eastAsia="Times New Roman" w:hAnsi="Arial" w:cs="Arial"/>
          <w:b/>
          <w:bCs/>
          <w:color w:val="444444"/>
          <w:kern w:val="36"/>
          <w:sz w:val="48"/>
          <w:szCs w:val="48"/>
          <w:lang w:eastAsia="es-PY"/>
        </w:rPr>
      </w:pPr>
    </w:p>
    <w:p w:rsidR="00330D9D" w:rsidRDefault="0058357D" w:rsidP="0058357D">
      <w:pPr>
        <w:spacing w:after="0" w:line="576" w:lineRule="atLeast"/>
        <w:jc w:val="center"/>
        <w:outlineLvl w:val="0"/>
        <w:rPr>
          <w:rFonts w:ascii="Arial" w:eastAsia="Times New Roman" w:hAnsi="Arial" w:cs="Arial"/>
          <w:b/>
          <w:bCs/>
          <w:color w:val="FF0000"/>
          <w:kern w:val="36"/>
          <w:sz w:val="48"/>
          <w:szCs w:val="48"/>
          <w:lang w:eastAsia="es-PY"/>
        </w:rPr>
      </w:pPr>
      <w:r w:rsidRPr="0058357D">
        <w:rPr>
          <w:rFonts w:ascii="Arial" w:eastAsia="Times New Roman" w:hAnsi="Arial" w:cs="Arial"/>
          <w:b/>
          <w:bCs/>
          <w:color w:val="FF0000"/>
          <w:kern w:val="36"/>
          <w:sz w:val="48"/>
          <w:szCs w:val="48"/>
          <w:lang w:eastAsia="es-PY"/>
        </w:rPr>
        <w:t xml:space="preserve">MANUAL PL/SQL </w:t>
      </w:r>
      <w:r>
        <w:rPr>
          <w:rFonts w:ascii="Arial" w:eastAsia="Times New Roman" w:hAnsi="Arial" w:cs="Arial"/>
          <w:b/>
          <w:bCs/>
          <w:color w:val="FF0000"/>
          <w:kern w:val="36"/>
          <w:sz w:val="48"/>
          <w:szCs w:val="48"/>
          <w:lang w:eastAsia="es-PY"/>
        </w:rPr>
        <w:t>–</w:t>
      </w:r>
      <w:r w:rsidRPr="0058357D">
        <w:rPr>
          <w:rFonts w:ascii="Arial" w:eastAsia="Times New Roman" w:hAnsi="Arial" w:cs="Arial"/>
          <w:b/>
          <w:bCs/>
          <w:color w:val="FF0000"/>
          <w:kern w:val="36"/>
          <w:sz w:val="48"/>
          <w:szCs w:val="48"/>
          <w:lang w:eastAsia="es-PY"/>
        </w:rPr>
        <w:t xml:space="preserve"> ORACLE</w:t>
      </w:r>
    </w:p>
    <w:p w:rsidR="0058357D" w:rsidRDefault="0058357D" w:rsidP="0058357D">
      <w:pPr>
        <w:spacing w:after="0" w:line="576" w:lineRule="atLeast"/>
        <w:jc w:val="center"/>
        <w:outlineLvl w:val="0"/>
        <w:rPr>
          <w:rFonts w:ascii="Arial" w:eastAsia="Times New Roman" w:hAnsi="Arial" w:cs="Arial"/>
          <w:b/>
          <w:bCs/>
          <w:color w:val="FF0000"/>
          <w:kern w:val="36"/>
          <w:sz w:val="48"/>
          <w:szCs w:val="48"/>
          <w:lang w:eastAsia="es-PY"/>
        </w:rPr>
      </w:pPr>
    </w:p>
    <w:p w:rsidR="0058357D" w:rsidRDefault="0058357D" w:rsidP="0058357D">
      <w:pPr>
        <w:spacing w:after="0" w:line="576" w:lineRule="atLeast"/>
        <w:jc w:val="center"/>
        <w:outlineLvl w:val="0"/>
        <w:rPr>
          <w:rFonts w:ascii="Arial" w:eastAsia="Times New Roman" w:hAnsi="Arial" w:cs="Arial"/>
          <w:b/>
          <w:bCs/>
          <w:color w:val="FF0000"/>
          <w:kern w:val="36"/>
          <w:sz w:val="48"/>
          <w:szCs w:val="48"/>
          <w:lang w:eastAsia="es-PY"/>
        </w:rPr>
      </w:pPr>
      <w:r>
        <w:rPr>
          <w:rFonts w:ascii="Arial" w:eastAsia="Times New Roman" w:hAnsi="Arial" w:cs="Arial"/>
          <w:b/>
          <w:bCs/>
          <w:color w:val="FF0000"/>
          <w:kern w:val="36"/>
          <w:sz w:val="48"/>
          <w:szCs w:val="48"/>
          <w:lang w:eastAsia="es-PY"/>
        </w:rPr>
        <w:t>Samuel González</w:t>
      </w:r>
    </w:p>
    <w:p w:rsidR="0058357D" w:rsidRPr="0058357D" w:rsidRDefault="0058357D" w:rsidP="0058357D">
      <w:pPr>
        <w:spacing w:after="0" w:line="576" w:lineRule="atLeast"/>
        <w:jc w:val="center"/>
        <w:outlineLvl w:val="0"/>
        <w:rPr>
          <w:rFonts w:ascii="Arial" w:eastAsia="Times New Roman" w:hAnsi="Arial" w:cs="Arial"/>
          <w:b/>
          <w:bCs/>
          <w:color w:val="FF0000"/>
          <w:kern w:val="36"/>
          <w:sz w:val="48"/>
          <w:szCs w:val="48"/>
          <w:lang w:eastAsia="es-PY"/>
        </w:rPr>
      </w:pPr>
    </w:p>
    <w:p w:rsidR="00330D9D" w:rsidRDefault="0058357D" w:rsidP="0058357D">
      <w:pPr>
        <w:spacing w:after="0" w:line="576" w:lineRule="atLeast"/>
        <w:jc w:val="center"/>
        <w:outlineLvl w:val="0"/>
        <w:rPr>
          <w:rFonts w:ascii="Arial" w:eastAsia="Times New Roman" w:hAnsi="Arial" w:cs="Arial"/>
          <w:b/>
          <w:bCs/>
          <w:color w:val="444444"/>
          <w:kern w:val="36"/>
          <w:sz w:val="48"/>
          <w:szCs w:val="48"/>
          <w:lang w:eastAsia="es-PY"/>
        </w:rPr>
      </w:pPr>
      <w:r>
        <w:rPr>
          <w:rFonts w:ascii="Arial" w:eastAsia="Times New Roman" w:hAnsi="Arial" w:cs="Arial"/>
          <w:b/>
          <w:bCs/>
          <w:color w:val="444444"/>
          <w:kern w:val="36"/>
          <w:sz w:val="48"/>
          <w:szCs w:val="48"/>
          <w:lang w:eastAsia="es-PY"/>
        </w:rPr>
        <w:t>2017</w:t>
      </w:r>
    </w:p>
    <w:p w:rsidR="00330D9D" w:rsidRDefault="00330D9D" w:rsidP="00330D9D">
      <w:pPr>
        <w:spacing w:after="0" w:line="576" w:lineRule="atLeast"/>
        <w:outlineLvl w:val="0"/>
        <w:rPr>
          <w:rFonts w:ascii="Arial" w:eastAsia="Times New Roman" w:hAnsi="Arial" w:cs="Arial"/>
          <w:b/>
          <w:bCs/>
          <w:color w:val="444444"/>
          <w:kern w:val="36"/>
          <w:sz w:val="48"/>
          <w:szCs w:val="48"/>
          <w:lang w:eastAsia="es-PY"/>
        </w:rPr>
      </w:pPr>
    </w:p>
    <w:p w:rsidR="00330D9D" w:rsidRDefault="00330D9D" w:rsidP="00330D9D">
      <w:pPr>
        <w:spacing w:after="0" w:line="576" w:lineRule="atLeast"/>
        <w:outlineLvl w:val="0"/>
        <w:rPr>
          <w:rFonts w:ascii="Arial" w:eastAsia="Times New Roman" w:hAnsi="Arial" w:cs="Arial"/>
          <w:b/>
          <w:bCs/>
          <w:color w:val="444444"/>
          <w:kern w:val="36"/>
          <w:sz w:val="48"/>
          <w:szCs w:val="48"/>
          <w:lang w:eastAsia="es-PY"/>
        </w:rPr>
      </w:pPr>
    </w:p>
    <w:p w:rsidR="0058357D" w:rsidRDefault="0058357D" w:rsidP="00330D9D">
      <w:pPr>
        <w:spacing w:after="0" w:line="576" w:lineRule="atLeast"/>
        <w:outlineLvl w:val="0"/>
        <w:rPr>
          <w:rFonts w:ascii="Arial" w:eastAsia="Times New Roman" w:hAnsi="Arial" w:cs="Arial"/>
          <w:b/>
          <w:bCs/>
          <w:color w:val="444444"/>
          <w:kern w:val="36"/>
          <w:sz w:val="48"/>
          <w:szCs w:val="48"/>
          <w:lang w:eastAsia="es-PY"/>
        </w:rPr>
      </w:pPr>
    </w:p>
    <w:p w:rsidR="00330D9D" w:rsidRPr="00330D9D" w:rsidRDefault="00330D9D" w:rsidP="00330D9D">
      <w:pPr>
        <w:spacing w:after="0" w:line="576" w:lineRule="atLeast"/>
        <w:outlineLvl w:val="0"/>
        <w:rPr>
          <w:rFonts w:ascii="Arial" w:eastAsia="Times New Roman" w:hAnsi="Arial" w:cs="Arial"/>
          <w:b/>
          <w:bCs/>
          <w:color w:val="444444"/>
          <w:kern w:val="36"/>
          <w:sz w:val="48"/>
          <w:szCs w:val="48"/>
          <w:lang w:eastAsia="es-PY"/>
        </w:rPr>
      </w:pPr>
      <w:r w:rsidRPr="00330D9D">
        <w:rPr>
          <w:rFonts w:ascii="Arial" w:eastAsia="Times New Roman" w:hAnsi="Arial" w:cs="Arial"/>
          <w:b/>
          <w:bCs/>
          <w:color w:val="444444"/>
          <w:kern w:val="36"/>
          <w:sz w:val="48"/>
          <w:szCs w:val="48"/>
          <w:lang w:eastAsia="es-PY"/>
        </w:rPr>
        <w:lastRenderedPageBreak/>
        <w:t>Fundamentos PL/SQL</w:t>
      </w:r>
    </w:p>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 xml:space="preserve">PL/SQL es un lenguaje basado en SQL, por lo cual, si haz usado anteriormente sentencias DML de </w:t>
      </w:r>
      <w:proofErr w:type="gramStart"/>
      <w:r w:rsidRPr="00330D9D">
        <w:rPr>
          <w:rFonts w:ascii="Arial" w:eastAsia="Times New Roman" w:hAnsi="Arial" w:cs="Arial"/>
          <w:color w:val="444444"/>
          <w:sz w:val="21"/>
          <w:szCs w:val="21"/>
          <w:lang w:eastAsia="es-PY"/>
        </w:rPr>
        <w:t>SQL(</w:t>
      </w:r>
      <w:proofErr w:type="spellStart"/>
      <w:proofErr w:type="gramEnd"/>
      <w:r w:rsidRPr="00330D9D">
        <w:rPr>
          <w:rFonts w:ascii="Arial" w:eastAsia="Times New Roman" w:hAnsi="Arial" w:cs="Arial"/>
          <w:color w:val="444444"/>
          <w:sz w:val="21"/>
          <w:szCs w:val="21"/>
          <w:lang w:eastAsia="es-PY"/>
        </w:rPr>
        <w:t>select</w:t>
      </w:r>
      <w:proofErr w:type="spellEnd"/>
      <w:r w:rsidRPr="00330D9D">
        <w:rPr>
          <w:rFonts w:ascii="Arial" w:eastAsia="Times New Roman" w:hAnsi="Arial" w:cs="Arial"/>
          <w:color w:val="444444"/>
          <w:sz w:val="21"/>
          <w:szCs w:val="21"/>
          <w:lang w:eastAsia="es-PY"/>
        </w:rPr>
        <w:t xml:space="preserve">, </w:t>
      </w:r>
      <w:proofErr w:type="spellStart"/>
      <w:r w:rsidRPr="00330D9D">
        <w:rPr>
          <w:rFonts w:ascii="Arial" w:eastAsia="Times New Roman" w:hAnsi="Arial" w:cs="Arial"/>
          <w:color w:val="444444"/>
          <w:sz w:val="21"/>
          <w:szCs w:val="21"/>
          <w:lang w:eastAsia="es-PY"/>
        </w:rPr>
        <w:t>insert</w:t>
      </w:r>
      <w:proofErr w:type="spellEnd"/>
      <w:r w:rsidRPr="00330D9D">
        <w:rPr>
          <w:rFonts w:ascii="Arial" w:eastAsia="Times New Roman" w:hAnsi="Arial" w:cs="Arial"/>
          <w:color w:val="444444"/>
          <w:sz w:val="21"/>
          <w:szCs w:val="21"/>
          <w:lang w:eastAsia="es-PY"/>
        </w:rPr>
        <w:t xml:space="preserve">, </w:t>
      </w:r>
      <w:proofErr w:type="spellStart"/>
      <w:r w:rsidRPr="00330D9D">
        <w:rPr>
          <w:rFonts w:ascii="Arial" w:eastAsia="Times New Roman" w:hAnsi="Arial" w:cs="Arial"/>
          <w:color w:val="444444"/>
          <w:sz w:val="21"/>
          <w:szCs w:val="21"/>
          <w:lang w:eastAsia="es-PY"/>
        </w:rPr>
        <w:t>update</w:t>
      </w:r>
      <w:proofErr w:type="spellEnd"/>
      <w:r w:rsidRPr="00330D9D">
        <w:rPr>
          <w:rFonts w:ascii="Arial" w:eastAsia="Times New Roman" w:hAnsi="Arial" w:cs="Arial"/>
          <w:color w:val="444444"/>
          <w:sz w:val="21"/>
          <w:szCs w:val="21"/>
          <w:lang w:eastAsia="es-PY"/>
        </w:rPr>
        <w:t xml:space="preserve">, </w:t>
      </w:r>
      <w:proofErr w:type="spellStart"/>
      <w:r w:rsidRPr="00330D9D">
        <w:rPr>
          <w:rFonts w:ascii="Arial" w:eastAsia="Times New Roman" w:hAnsi="Arial" w:cs="Arial"/>
          <w:color w:val="444444"/>
          <w:sz w:val="21"/>
          <w:szCs w:val="21"/>
          <w:lang w:eastAsia="es-PY"/>
        </w:rPr>
        <w:t>delete</w:t>
      </w:r>
      <w:proofErr w:type="spellEnd"/>
      <w:r w:rsidRPr="00330D9D">
        <w:rPr>
          <w:rFonts w:ascii="Arial" w:eastAsia="Times New Roman" w:hAnsi="Arial" w:cs="Arial"/>
          <w:color w:val="444444"/>
          <w:sz w:val="21"/>
          <w:szCs w:val="21"/>
          <w:lang w:eastAsia="es-PY"/>
        </w:rPr>
        <w:t>) se te hará sencillo entender PL/SQL.</w:t>
      </w:r>
    </w:p>
    <w:p w:rsidR="00330D9D" w:rsidRPr="00330D9D" w:rsidRDefault="00330D9D" w:rsidP="00330D9D">
      <w:pPr>
        <w:spacing w:before="300" w:after="150" w:line="540" w:lineRule="atLeast"/>
        <w:outlineLvl w:val="1"/>
        <w:rPr>
          <w:rFonts w:ascii="Arial" w:eastAsia="Times New Roman" w:hAnsi="Arial" w:cs="Arial"/>
          <w:b/>
          <w:bCs/>
          <w:color w:val="444444"/>
          <w:sz w:val="45"/>
          <w:szCs w:val="45"/>
          <w:lang w:eastAsia="es-PY"/>
        </w:rPr>
      </w:pPr>
      <w:r w:rsidRPr="00330D9D">
        <w:rPr>
          <w:rFonts w:ascii="Arial" w:eastAsia="Times New Roman" w:hAnsi="Arial" w:cs="Arial"/>
          <w:b/>
          <w:bCs/>
          <w:color w:val="444444"/>
          <w:sz w:val="45"/>
          <w:szCs w:val="45"/>
          <w:lang w:eastAsia="es-PY"/>
        </w:rPr>
        <w:t>Bloques de código</w:t>
      </w:r>
    </w:p>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PL/SQL extiende SQL al nivel de manejar variables, condiciones, estructuras de control. El código en PL/SQL debe estar dentro de un bloque de código en el cual se especifican las instrucciones o código.</w:t>
      </w:r>
    </w:p>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El bloque se define mediante las palabras reservadas BEGIN y END las cuales deben estar en una línea de texto independiente y la palabra END debe finalizar en un ;(punto y coma.). El código debe estar dentro del bloque: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4591"/>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BEGIN</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2</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DBMS_OUTPUT.PUT_LINE('HOLA MUNDO :P');</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556"/>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3</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END;</w:t>
            </w:r>
          </w:p>
        </w:tc>
      </w:tr>
    </w:tbl>
    <w:p w:rsidR="00330D9D" w:rsidRPr="00330D9D" w:rsidRDefault="00330D9D" w:rsidP="00330D9D">
      <w:pPr>
        <w:spacing w:after="0"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Para que se pueda visualizar el mensaje se debe habilitar una Salida DBMS a nuestra conexión actual. Para saber cómo habilitarlo, puedes dirigirte al </w:t>
      </w:r>
      <w:r w:rsidRPr="00330D9D">
        <w:rPr>
          <w:rFonts w:ascii="Arial" w:eastAsia="Times New Roman" w:hAnsi="Arial" w:cs="Arial"/>
          <w:b/>
          <w:bCs/>
          <w:color w:val="444444"/>
          <w:sz w:val="21"/>
          <w:szCs w:val="21"/>
          <w:lang w:eastAsia="es-PY"/>
        </w:rPr>
        <w:t>Capítulo 1 - Preparación</w:t>
      </w:r>
      <w:r w:rsidRPr="00330D9D">
        <w:rPr>
          <w:rFonts w:ascii="Arial" w:eastAsia="Times New Roman" w:hAnsi="Arial" w:cs="Arial"/>
          <w:color w:val="444444"/>
          <w:sz w:val="21"/>
          <w:szCs w:val="21"/>
          <w:lang w:eastAsia="es-PY"/>
        </w:rPr>
        <w:t> sección </w:t>
      </w:r>
      <w:r w:rsidRPr="00330D9D">
        <w:rPr>
          <w:rFonts w:ascii="Arial" w:eastAsia="Times New Roman" w:hAnsi="Arial" w:cs="Arial"/>
          <w:b/>
          <w:bCs/>
          <w:color w:val="444444"/>
          <w:sz w:val="21"/>
          <w:szCs w:val="21"/>
          <w:lang w:eastAsia="es-PY"/>
        </w:rPr>
        <w:t>SALIDA DBMS EN SQLDEVELOPER</w:t>
      </w:r>
      <w:r w:rsidRPr="00330D9D">
        <w:rPr>
          <w:rFonts w:ascii="Arial" w:eastAsia="Times New Roman" w:hAnsi="Arial" w:cs="Arial"/>
          <w:color w:val="444444"/>
          <w:sz w:val="21"/>
          <w:szCs w:val="21"/>
          <w:lang w:eastAsia="es-PY"/>
        </w:rPr>
        <w:t>.</w:t>
      </w:r>
    </w:p>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 xml:space="preserve">En el ejemplo anterior se hace uso </w:t>
      </w:r>
      <w:proofErr w:type="gramStart"/>
      <w:r w:rsidRPr="00330D9D">
        <w:rPr>
          <w:rFonts w:ascii="Arial" w:eastAsia="Times New Roman" w:hAnsi="Arial" w:cs="Arial"/>
          <w:color w:val="444444"/>
          <w:sz w:val="21"/>
          <w:szCs w:val="21"/>
          <w:lang w:eastAsia="es-PY"/>
        </w:rPr>
        <w:t>de la</w:t>
      </w:r>
      <w:proofErr w:type="gramEnd"/>
      <w:r w:rsidRPr="00330D9D">
        <w:rPr>
          <w:rFonts w:ascii="Arial" w:eastAsia="Times New Roman" w:hAnsi="Arial" w:cs="Arial"/>
          <w:color w:val="444444"/>
          <w:sz w:val="21"/>
          <w:szCs w:val="21"/>
          <w:lang w:eastAsia="es-PY"/>
        </w:rPr>
        <w:t xml:space="preserve"> procedimiento DBMS_OUTPUT.PUT_LINE para imprimir un mensaje de salida. De la misma manera podemos imprimir el resultado de una operación matemática: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3151"/>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BEGIN</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2</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DBMS_OUTPUT.PUT_LINE(3+5);</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556"/>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3</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END;</w:t>
            </w:r>
          </w:p>
        </w:tc>
      </w:tr>
    </w:tbl>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Realmente es sencillo, pero hasta el momento un poco inútil. Conforme vayas avanzando en el tutorial se irán agregando más cosas.</w:t>
      </w:r>
    </w:p>
    <w:p w:rsidR="00330D9D" w:rsidRPr="00330D9D" w:rsidRDefault="00330D9D" w:rsidP="00330D9D">
      <w:pPr>
        <w:spacing w:before="300" w:after="150" w:line="540" w:lineRule="atLeast"/>
        <w:outlineLvl w:val="1"/>
        <w:rPr>
          <w:rFonts w:ascii="Arial" w:eastAsia="Times New Roman" w:hAnsi="Arial" w:cs="Arial"/>
          <w:b/>
          <w:bCs/>
          <w:color w:val="444444"/>
          <w:sz w:val="45"/>
          <w:szCs w:val="45"/>
          <w:lang w:eastAsia="es-PY"/>
        </w:rPr>
      </w:pPr>
      <w:r w:rsidRPr="00330D9D">
        <w:rPr>
          <w:rFonts w:ascii="Arial" w:eastAsia="Times New Roman" w:hAnsi="Arial" w:cs="Arial"/>
          <w:b/>
          <w:bCs/>
          <w:color w:val="444444"/>
          <w:sz w:val="45"/>
          <w:szCs w:val="45"/>
          <w:lang w:eastAsia="es-PY"/>
        </w:rPr>
        <w:t>Variables</w:t>
      </w:r>
    </w:p>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Ahora haremos uso de variables en nuestros bloques de código, para declarar una variable debemos adicionar la palabra reservada DECLARE antes de BEGIN. Las variables son declaradas entre DECLARE y BEGIN: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3151"/>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DECLARE</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2</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proofErr w:type="spellStart"/>
            <w:r w:rsidRPr="00330D9D">
              <w:rPr>
                <w:rFonts w:ascii="Courier New" w:eastAsia="Times New Roman" w:hAnsi="Courier New" w:cs="Courier New"/>
                <w:sz w:val="20"/>
                <w:szCs w:val="20"/>
                <w:lang w:eastAsia="es-PY"/>
              </w:rPr>
              <w:t>mi_variable</w:t>
            </w:r>
            <w:proofErr w:type="spellEnd"/>
            <w:r w:rsidRPr="00330D9D">
              <w:rPr>
                <w:rFonts w:ascii="Courier New" w:eastAsia="Times New Roman" w:hAnsi="Courier New" w:cs="Courier New"/>
                <w:sz w:val="20"/>
                <w:szCs w:val="20"/>
                <w:lang w:eastAsia="es-PY"/>
              </w:rPr>
              <w:t> VARCHAR2(200);</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3391"/>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3</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BEGIN</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4</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proofErr w:type="spellStart"/>
            <w:r w:rsidRPr="00330D9D">
              <w:rPr>
                <w:rFonts w:ascii="Courier New" w:eastAsia="Times New Roman" w:hAnsi="Courier New" w:cs="Courier New"/>
                <w:sz w:val="20"/>
                <w:szCs w:val="20"/>
                <w:lang w:eastAsia="es-PY"/>
              </w:rPr>
              <w:t>mi_variable</w:t>
            </w:r>
            <w:proofErr w:type="spellEnd"/>
            <w:r w:rsidRPr="00330D9D">
              <w:rPr>
                <w:rFonts w:ascii="Courier New" w:eastAsia="Times New Roman" w:hAnsi="Courier New" w:cs="Courier New"/>
                <w:sz w:val="20"/>
                <w:szCs w:val="20"/>
                <w:lang w:eastAsia="es-PY"/>
              </w:rPr>
              <w:t xml:space="preserve"> := 'Hola mundo';</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4111"/>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5</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DBMS_OUTPUT.PUT_LINE(</w:t>
            </w:r>
            <w:proofErr w:type="spellStart"/>
            <w:r w:rsidRPr="00330D9D">
              <w:rPr>
                <w:rFonts w:ascii="Courier New" w:eastAsia="Times New Roman" w:hAnsi="Courier New" w:cs="Courier New"/>
                <w:sz w:val="20"/>
                <w:szCs w:val="20"/>
                <w:lang w:eastAsia="es-PY"/>
              </w:rPr>
              <w:t>mi_variable</w:t>
            </w:r>
            <w:proofErr w:type="spellEnd"/>
            <w:r w:rsidRPr="00330D9D">
              <w:rPr>
                <w:rFonts w:ascii="Courier New" w:eastAsia="Times New Roman" w:hAnsi="Courier New" w:cs="Courier New"/>
                <w:sz w:val="20"/>
                <w:szCs w:val="20"/>
                <w:lang w:eastAsia="es-PY"/>
              </w:rPr>
              <w:t>);</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6</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END;</w:t>
            </w:r>
          </w:p>
        </w:tc>
      </w:tr>
    </w:tbl>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En el ejemplo anterior hemos declarado la variable </w:t>
      </w:r>
      <w:proofErr w:type="spellStart"/>
      <w:r w:rsidRPr="00330D9D">
        <w:rPr>
          <w:rFonts w:ascii="Arial" w:eastAsia="Times New Roman" w:hAnsi="Arial" w:cs="Arial"/>
          <w:b/>
          <w:bCs/>
          <w:color w:val="444444"/>
          <w:sz w:val="21"/>
          <w:szCs w:val="21"/>
          <w:lang w:eastAsia="es-PY"/>
        </w:rPr>
        <w:t>mi_variable</w:t>
      </w:r>
      <w:proofErr w:type="spellEnd"/>
      <w:r w:rsidRPr="00330D9D">
        <w:rPr>
          <w:rFonts w:ascii="Arial" w:eastAsia="Times New Roman" w:hAnsi="Arial" w:cs="Arial"/>
          <w:color w:val="444444"/>
          <w:sz w:val="21"/>
          <w:szCs w:val="21"/>
          <w:lang w:eastAsia="es-PY"/>
        </w:rPr>
        <w:t> con el tipo de dato </w:t>
      </w:r>
      <w:r w:rsidRPr="00330D9D">
        <w:rPr>
          <w:rFonts w:ascii="Arial" w:eastAsia="Times New Roman" w:hAnsi="Arial" w:cs="Arial"/>
          <w:b/>
          <w:bCs/>
          <w:color w:val="444444"/>
          <w:sz w:val="21"/>
          <w:szCs w:val="21"/>
          <w:lang w:eastAsia="es-PY"/>
        </w:rPr>
        <w:t>VARCHAR2</w:t>
      </w:r>
      <w:r w:rsidRPr="00330D9D">
        <w:rPr>
          <w:rFonts w:ascii="Arial" w:eastAsia="Times New Roman" w:hAnsi="Arial" w:cs="Arial"/>
          <w:color w:val="444444"/>
          <w:sz w:val="21"/>
          <w:szCs w:val="21"/>
          <w:lang w:eastAsia="es-PY"/>
        </w:rPr>
        <w:t xml:space="preserve">, lo cual en Oracle corresponde a una variable que almacena texto. Finalmente a </w:t>
      </w:r>
      <w:proofErr w:type="spellStart"/>
      <w:r w:rsidRPr="00330D9D">
        <w:rPr>
          <w:rFonts w:ascii="Arial" w:eastAsia="Times New Roman" w:hAnsi="Arial" w:cs="Arial"/>
          <w:color w:val="444444"/>
          <w:sz w:val="21"/>
          <w:szCs w:val="21"/>
          <w:lang w:eastAsia="es-PY"/>
        </w:rPr>
        <w:t>mi_variable</w:t>
      </w:r>
      <w:proofErr w:type="spellEnd"/>
      <w:r w:rsidRPr="00330D9D">
        <w:rPr>
          <w:rFonts w:ascii="Arial" w:eastAsia="Times New Roman" w:hAnsi="Arial" w:cs="Arial"/>
          <w:color w:val="444444"/>
          <w:sz w:val="21"/>
          <w:szCs w:val="21"/>
          <w:lang w:eastAsia="es-PY"/>
        </w:rPr>
        <w:t xml:space="preserve"> le asignamos el texto 'Hola mundo' dentro del cuerpo del </w:t>
      </w:r>
      <w:proofErr w:type="gramStart"/>
      <w:r w:rsidRPr="00330D9D">
        <w:rPr>
          <w:rFonts w:ascii="Arial" w:eastAsia="Times New Roman" w:hAnsi="Arial" w:cs="Arial"/>
          <w:color w:val="444444"/>
          <w:sz w:val="21"/>
          <w:szCs w:val="21"/>
          <w:lang w:eastAsia="es-PY"/>
        </w:rPr>
        <w:t>bloque(</w:t>
      </w:r>
      <w:proofErr w:type="gramEnd"/>
      <w:r w:rsidRPr="00330D9D">
        <w:rPr>
          <w:rFonts w:ascii="Arial" w:eastAsia="Times New Roman" w:hAnsi="Arial" w:cs="Arial"/>
          <w:color w:val="444444"/>
          <w:sz w:val="21"/>
          <w:szCs w:val="21"/>
          <w:lang w:eastAsia="es-PY"/>
        </w:rPr>
        <w:t>línea 4), pero la primera asignación de valor a una variable se puede realizar en la sección DECLARE: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5191"/>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lastRenderedPageBreak/>
              <w:t>1</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DECLARE</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2</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proofErr w:type="spellStart"/>
            <w:r w:rsidRPr="00330D9D">
              <w:rPr>
                <w:rFonts w:ascii="Courier New" w:eastAsia="Times New Roman" w:hAnsi="Courier New" w:cs="Courier New"/>
                <w:sz w:val="20"/>
                <w:szCs w:val="20"/>
                <w:lang w:eastAsia="es-PY"/>
              </w:rPr>
              <w:t>mi_variable</w:t>
            </w:r>
            <w:proofErr w:type="spellEnd"/>
            <w:r w:rsidRPr="00330D9D">
              <w:rPr>
                <w:rFonts w:ascii="Courier New" w:eastAsia="Times New Roman" w:hAnsi="Courier New" w:cs="Courier New"/>
                <w:sz w:val="20"/>
                <w:szCs w:val="20"/>
                <w:lang w:eastAsia="es-PY"/>
              </w:rPr>
              <w:t> VARCHAR2(200)  := 'Hola mundo';</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4111"/>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3</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BEGIN</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4</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DBMS_OUTPUT.PUT_LINE(</w:t>
            </w:r>
            <w:proofErr w:type="spellStart"/>
            <w:r w:rsidRPr="00330D9D">
              <w:rPr>
                <w:rFonts w:ascii="Courier New" w:eastAsia="Times New Roman" w:hAnsi="Courier New" w:cs="Courier New"/>
                <w:sz w:val="20"/>
                <w:szCs w:val="20"/>
                <w:lang w:eastAsia="es-PY"/>
              </w:rPr>
              <w:t>mi_variable</w:t>
            </w:r>
            <w:proofErr w:type="spellEnd"/>
            <w:r w:rsidRPr="00330D9D">
              <w:rPr>
                <w:rFonts w:ascii="Courier New" w:eastAsia="Times New Roman" w:hAnsi="Courier New" w:cs="Courier New"/>
                <w:sz w:val="20"/>
                <w:szCs w:val="20"/>
                <w:lang w:eastAsia="es-PY"/>
              </w:rPr>
              <w:t>);</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556"/>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5</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END;</w:t>
            </w:r>
          </w:p>
        </w:tc>
      </w:tr>
    </w:tbl>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En la línea 4 se puede ver que se usa el operador :=(dos puntos y un igual) para asignar el texto 'Hola mundo' a nuestra variable. El operador de asignación sirve para la asignación de constante a variable o de variable a variable.</w:t>
      </w:r>
    </w:p>
    <w:p w:rsidR="00330D9D" w:rsidRPr="00330D9D" w:rsidRDefault="00330D9D" w:rsidP="00330D9D">
      <w:pPr>
        <w:spacing w:before="300" w:after="150" w:line="540" w:lineRule="atLeast"/>
        <w:outlineLvl w:val="1"/>
        <w:rPr>
          <w:rFonts w:ascii="Arial" w:eastAsia="Times New Roman" w:hAnsi="Arial" w:cs="Arial"/>
          <w:b/>
          <w:bCs/>
          <w:color w:val="444444"/>
          <w:sz w:val="45"/>
          <w:szCs w:val="45"/>
          <w:lang w:eastAsia="es-PY"/>
        </w:rPr>
      </w:pPr>
      <w:r w:rsidRPr="00330D9D">
        <w:rPr>
          <w:rFonts w:ascii="Arial" w:eastAsia="Times New Roman" w:hAnsi="Arial" w:cs="Arial"/>
          <w:b/>
          <w:bCs/>
          <w:color w:val="444444"/>
          <w:sz w:val="45"/>
          <w:szCs w:val="45"/>
          <w:lang w:eastAsia="es-PY"/>
        </w:rPr>
        <w:t>Tipos de datos</w:t>
      </w:r>
    </w:p>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En PL/SQL se pueden utilizar los mismos tipos de datos usados para la declaración de las columnas con la sentencia CREATE TABLE.</w:t>
      </w:r>
    </w:p>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Para fines específicos de éste tutorial, sólo se especificarán los tipos de datos que más usaremos.</w:t>
      </w:r>
    </w:p>
    <w:p w:rsidR="00330D9D" w:rsidRPr="00330D9D" w:rsidRDefault="00330D9D" w:rsidP="00330D9D">
      <w:pPr>
        <w:spacing w:before="300" w:after="150" w:line="432" w:lineRule="atLeast"/>
        <w:outlineLvl w:val="2"/>
        <w:rPr>
          <w:rFonts w:ascii="Arial" w:eastAsia="Times New Roman" w:hAnsi="Arial" w:cs="Arial"/>
          <w:b/>
          <w:bCs/>
          <w:color w:val="444444"/>
          <w:sz w:val="36"/>
          <w:szCs w:val="36"/>
          <w:lang w:eastAsia="es-PY"/>
        </w:rPr>
      </w:pPr>
      <w:r w:rsidRPr="00330D9D">
        <w:rPr>
          <w:rFonts w:ascii="Arial" w:eastAsia="Times New Roman" w:hAnsi="Arial" w:cs="Arial"/>
          <w:b/>
          <w:bCs/>
          <w:color w:val="444444"/>
          <w:sz w:val="36"/>
          <w:szCs w:val="36"/>
          <w:lang w:eastAsia="es-PY"/>
        </w:rPr>
        <w:t>Numéricos</w:t>
      </w:r>
    </w:p>
    <w:tbl>
      <w:tblPr>
        <w:tblW w:w="750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800"/>
        <w:gridCol w:w="3908"/>
        <w:gridCol w:w="1792"/>
      </w:tblGrid>
      <w:tr w:rsidR="00330D9D" w:rsidRPr="00330D9D" w:rsidTr="00330D9D">
        <w:trPr>
          <w:tblHeader/>
        </w:trPr>
        <w:tc>
          <w:tcPr>
            <w:tcW w:w="0" w:type="auto"/>
            <w:gridSpan w:val="3"/>
            <w:tcBorders>
              <w:top w:val="nil"/>
              <w:left w:val="nil"/>
              <w:bottom w:val="nil"/>
              <w:right w:val="nil"/>
            </w:tcBorders>
            <w:shd w:val="clear" w:color="auto" w:fill="auto"/>
            <w:tcMar>
              <w:top w:w="120" w:type="dxa"/>
              <w:left w:w="120" w:type="dxa"/>
              <w:bottom w:w="120" w:type="dxa"/>
              <w:right w:w="120" w:type="dxa"/>
            </w:tcMar>
            <w:vAlign w:val="center"/>
            <w:hideMark/>
          </w:tcPr>
          <w:p w:rsidR="00330D9D" w:rsidRPr="00330D9D" w:rsidRDefault="00330D9D" w:rsidP="00330D9D">
            <w:pPr>
              <w:spacing w:after="300" w:line="240" w:lineRule="auto"/>
              <w:jc w:val="center"/>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Tipos de dato en Oracle</w:t>
            </w:r>
          </w:p>
        </w:tc>
      </w:tr>
      <w:tr w:rsidR="00330D9D" w:rsidRPr="00330D9D" w:rsidTr="00330D9D">
        <w:trPr>
          <w:tblHeader/>
        </w:trPr>
        <w:tc>
          <w:tcPr>
            <w:tcW w:w="0" w:type="auto"/>
            <w:tcBorders>
              <w:top w:val="outset" w:sz="6" w:space="0" w:color="auto"/>
              <w:left w:val="outset" w:sz="6" w:space="0" w:color="auto"/>
              <w:bottom w:val="single" w:sz="6" w:space="0" w:color="DFDFDF"/>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b/>
                <w:bCs/>
                <w:sz w:val="24"/>
                <w:szCs w:val="24"/>
                <w:lang w:eastAsia="es-PY"/>
              </w:rPr>
            </w:pPr>
            <w:r w:rsidRPr="00330D9D">
              <w:rPr>
                <w:rFonts w:ascii="Times New Roman" w:eastAsia="Times New Roman" w:hAnsi="Times New Roman" w:cs="Times New Roman"/>
                <w:b/>
                <w:bCs/>
                <w:sz w:val="24"/>
                <w:szCs w:val="24"/>
                <w:lang w:eastAsia="es-PY"/>
              </w:rPr>
              <w:t>Tipo</w:t>
            </w:r>
          </w:p>
        </w:tc>
        <w:tc>
          <w:tcPr>
            <w:tcW w:w="0" w:type="auto"/>
            <w:tcBorders>
              <w:top w:val="outset" w:sz="6" w:space="0" w:color="auto"/>
              <w:left w:val="outset" w:sz="6" w:space="0" w:color="auto"/>
              <w:bottom w:val="single" w:sz="6" w:space="0" w:color="DFDFDF"/>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b/>
                <w:bCs/>
                <w:sz w:val="24"/>
                <w:szCs w:val="24"/>
                <w:lang w:eastAsia="es-PY"/>
              </w:rPr>
            </w:pPr>
            <w:r w:rsidRPr="00330D9D">
              <w:rPr>
                <w:rFonts w:ascii="Times New Roman" w:eastAsia="Times New Roman" w:hAnsi="Times New Roman" w:cs="Times New Roman"/>
                <w:b/>
                <w:bCs/>
                <w:sz w:val="24"/>
                <w:szCs w:val="24"/>
                <w:lang w:eastAsia="es-PY"/>
              </w:rPr>
              <w:t>Almacena</w:t>
            </w:r>
          </w:p>
        </w:tc>
        <w:tc>
          <w:tcPr>
            <w:tcW w:w="0" w:type="auto"/>
            <w:tcBorders>
              <w:top w:val="outset" w:sz="6" w:space="0" w:color="auto"/>
              <w:left w:val="outset" w:sz="6" w:space="0" w:color="auto"/>
              <w:bottom w:val="single" w:sz="6" w:space="0" w:color="DFDFDF"/>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b/>
                <w:bCs/>
                <w:sz w:val="24"/>
                <w:szCs w:val="24"/>
                <w:lang w:eastAsia="es-PY"/>
              </w:rPr>
            </w:pPr>
            <w:r w:rsidRPr="00330D9D">
              <w:rPr>
                <w:rFonts w:ascii="Times New Roman" w:eastAsia="Times New Roman" w:hAnsi="Times New Roman" w:cs="Times New Roman"/>
                <w:b/>
                <w:bCs/>
                <w:sz w:val="24"/>
                <w:szCs w:val="24"/>
                <w:lang w:eastAsia="es-PY"/>
              </w:rPr>
              <w:t>Rango</w:t>
            </w:r>
          </w:p>
        </w:tc>
      </w:tr>
      <w:tr w:rsidR="00330D9D" w:rsidRPr="00330D9D" w:rsidTr="00330D9D">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PLS_INTEGER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Entero con signo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75"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 -2,147,483,648</w:t>
            </w:r>
          </w:p>
          <w:p w:rsidR="00330D9D" w:rsidRPr="00330D9D" w:rsidRDefault="00330D9D" w:rsidP="00330D9D">
            <w:pPr>
              <w:spacing w:after="375"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a</w:t>
            </w:r>
          </w:p>
          <w:p w:rsidR="00330D9D" w:rsidRPr="00330D9D" w:rsidRDefault="00330D9D" w:rsidP="00330D9D">
            <w:pPr>
              <w:spacing w:after="375"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 2,147,483,647</w:t>
            </w:r>
          </w:p>
        </w:tc>
      </w:tr>
      <w:tr w:rsidR="00330D9D" w:rsidRPr="00330D9D" w:rsidTr="00330D9D">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NATURAL</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Entero PLS_INTEGER no negativo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 </w:t>
            </w:r>
          </w:p>
        </w:tc>
      </w:tr>
      <w:tr w:rsidR="00330D9D" w:rsidRPr="00330D9D" w:rsidTr="00330D9D">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NUMBER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 xml:space="preserve">Números de coma flotante. Se debe especificar la </w:t>
            </w:r>
            <w:proofErr w:type="spellStart"/>
            <w:r w:rsidRPr="00330D9D">
              <w:rPr>
                <w:rFonts w:ascii="Times New Roman" w:eastAsia="Times New Roman" w:hAnsi="Times New Roman" w:cs="Times New Roman"/>
                <w:sz w:val="24"/>
                <w:szCs w:val="24"/>
                <w:lang w:eastAsia="es-PY"/>
              </w:rPr>
              <w:t>presición</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1e-130 a 1.0e126</w:t>
            </w:r>
          </w:p>
        </w:tc>
      </w:tr>
    </w:tbl>
    <w:p w:rsidR="00330D9D" w:rsidRDefault="00330D9D" w:rsidP="00330D9D">
      <w:pPr>
        <w:spacing w:before="300" w:after="150" w:line="432" w:lineRule="atLeast"/>
        <w:outlineLvl w:val="2"/>
        <w:rPr>
          <w:rFonts w:ascii="Arial" w:eastAsia="Times New Roman" w:hAnsi="Arial" w:cs="Arial"/>
          <w:b/>
          <w:bCs/>
          <w:color w:val="444444"/>
          <w:sz w:val="36"/>
          <w:szCs w:val="36"/>
          <w:lang w:eastAsia="es-PY"/>
        </w:rPr>
      </w:pPr>
    </w:p>
    <w:p w:rsidR="00330D9D" w:rsidRDefault="00330D9D" w:rsidP="00330D9D">
      <w:pPr>
        <w:spacing w:before="300" w:after="150" w:line="432" w:lineRule="atLeast"/>
        <w:outlineLvl w:val="2"/>
        <w:rPr>
          <w:rFonts w:ascii="Arial" w:eastAsia="Times New Roman" w:hAnsi="Arial" w:cs="Arial"/>
          <w:b/>
          <w:bCs/>
          <w:color w:val="444444"/>
          <w:sz w:val="36"/>
          <w:szCs w:val="36"/>
          <w:lang w:eastAsia="es-PY"/>
        </w:rPr>
      </w:pPr>
    </w:p>
    <w:p w:rsidR="00330D9D" w:rsidRDefault="00330D9D" w:rsidP="00330D9D">
      <w:pPr>
        <w:spacing w:before="300" w:after="150" w:line="432" w:lineRule="atLeast"/>
        <w:outlineLvl w:val="2"/>
        <w:rPr>
          <w:rFonts w:ascii="Arial" w:eastAsia="Times New Roman" w:hAnsi="Arial" w:cs="Arial"/>
          <w:b/>
          <w:bCs/>
          <w:color w:val="444444"/>
          <w:sz w:val="36"/>
          <w:szCs w:val="36"/>
          <w:lang w:eastAsia="es-PY"/>
        </w:rPr>
      </w:pPr>
    </w:p>
    <w:p w:rsidR="00330D9D" w:rsidRDefault="00330D9D" w:rsidP="00330D9D">
      <w:pPr>
        <w:spacing w:before="300" w:after="150" w:line="432" w:lineRule="atLeast"/>
        <w:outlineLvl w:val="2"/>
        <w:rPr>
          <w:rFonts w:ascii="Arial" w:eastAsia="Times New Roman" w:hAnsi="Arial" w:cs="Arial"/>
          <w:b/>
          <w:bCs/>
          <w:color w:val="444444"/>
          <w:sz w:val="36"/>
          <w:szCs w:val="36"/>
          <w:lang w:eastAsia="es-PY"/>
        </w:rPr>
      </w:pPr>
    </w:p>
    <w:p w:rsidR="00330D9D" w:rsidRPr="00330D9D" w:rsidRDefault="00330D9D" w:rsidP="00330D9D">
      <w:pPr>
        <w:spacing w:before="300" w:after="150" w:line="432" w:lineRule="atLeast"/>
        <w:outlineLvl w:val="2"/>
        <w:rPr>
          <w:rFonts w:ascii="Arial" w:eastAsia="Times New Roman" w:hAnsi="Arial" w:cs="Arial"/>
          <w:b/>
          <w:bCs/>
          <w:color w:val="444444"/>
          <w:sz w:val="36"/>
          <w:szCs w:val="36"/>
          <w:lang w:eastAsia="es-PY"/>
        </w:rPr>
      </w:pPr>
      <w:r w:rsidRPr="00330D9D">
        <w:rPr>
          <w:rFonts w:ascii="Arial" w:eastAsia="Times New Roman" w:hAnsi="Arial" w:cs="Arial"/>
          <w:b/>
          <w:bCs/>
          <w:color w:val="444444"/>
          <w:sz w:val="36"/>
          <w:szCs w:val="36"/>
          <w:lang w:eastAsia="es-PY"/>
        </w:rPr>
        <w:lastRenderedPageBreak/>
        <w:t>Texto</w:t>
      </w:r>
    </w:p>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 </w:t>
      </w:r>
    </w:p>
    <w:tbl>
      <w:tblPr>
        <w:tblW w:w="1002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27"/>
        <w:gridCol w:w="6809"/>
        <w:gridCol w:w="1484"/>
      </w:tblGrid>
      <w:tr w:rsidR="00330D9D" w:rsidRPr="00330D9D" w:rsidTr="00330D9D">
        <w:trPr>
          <w:tblHeader/>
        </w:trPr>
        <w:tc>
          <w:tcPr>
            <w:tcW w:w="0" w:type="auto"/>
            <w:gridSpan w:val="3"/>
            <w:tcBorders>
              <w:top w:val="nil"/>
              <w:left w:val="nil"/>
              <w:bottom w:val="nil"/>
              <w:right w:val="nil"/>
            </w:tcBorders>
            <w:shd w:val="clear" w:color="auto" w:fill="auto"/>
            <w:tcMar>
              <w:top w:w="120" w:type="dxa"/>
              <w:left w:w="120" w:type="dxa"/>
              <w:bottom w:w="120" w:type="dxa"/>
              <w:right w:w="120" w:type="dxa"/>
            </w:tcMar>
            <w:vAlign w:val="center"/>
            <w:hideMark/>
          </w:tcPr>
          <w:p w:rsidR="00330D9D" w:rsidRPr="00330D9D" w:rsidRDefault="00330D9D" w:rsidP="00330D9D">
            <w:pPr>
              <w:spacing w:after="300" w:line="240" w:lineRule="auto"/>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Tipos de dato para caracteres en Oracle</w:t>
            </w:r>
          </w:p>
        </w:tc>
      </w:tr>
      <w:tr w:rsidR="00330D9D" w:rsidRPr="00330D9D" w:rsidTr="00330D9D">
        <w:trPr>
          <w:tblHeader/>
        </w:trPr>
        <w:tc>
          <w:tcPr>
            <w:tcW w:w="0" w:type="auto"/>
            <w:tcBorders>
              <w:top w:val="outset" w:sz="6" w:space="0" w:color="auto"/>
              <w:left w:val="outset" w:sz="6" w:space="0" w:color="auto"/>
              <w:bottom w:val="single" w:sz="6" w:space="0" w:color="DFDFDF"/>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b/>
                <w:bCs/>
                <w:sz w:val="24"/>
                <w:szCs w:val="24"/>
                <w:lang w:eastAsia="es-PY"/>
              </w:rPr>
            </w:pPr>
            <w:r w:rsidRPr="00330D9D">
              <w:rPr>
                <w:rFonts w:ascii="Times New Roman" w:eastAsia="Times New Roman" w:hAnsi="Times New Roman" w:cs="Times New Roman"/>
                <w:b/>
                <w:bCs/>
                <w:sz w:val="24"/>
                <w:szCs w:val="24"/>
                <w:lang w:eastAsia="es-PY"/>
              </w:rPr>
              <w:t>Tipo</w:t>
            </w:r>
          </w:p>
        </w:tc>
        <w:tc>
          <w:tcPr>
            <w:tcW w:w="0" w:type="auto"/>
            <w:tcBorders>
              <w:top w:val="outset" w:sz="6" w:space="0" w:color="auto"/>
              <w:left w:val="outset" w:sz="6" w:space="0" w:color="auto"/>
              <w:bottom w:val="single" w:sz="6" w:space="0" w:color="DFDFDF"/>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b/>
                <w:bCs/>
                <w:sz w:val="24"/>
                <w:szCs w:val="24"/>
                <w:lang w:eastAsia="es-PY"/>
              </w:rPr>
            </w:pPr>
            <w:r w:rsidRPr="00330D9D">
              <w:rPr>
                <w:rFonts w:ascii="Times New Roman" w:eastAsia="Times New Roman" w:hAnsi="Times New Roman" w:cs="Times New Roman"/>
                <w:b/>
                <w:bCs/>
                <w:sz w:val="24"/>
                <w:szCs w:val="24"/>
                <w:lang w:eastAsia="es-PY"/>
              </w:rPr>
              <w:t>Almacena</w:t>
            </w:r>
          </w:p>
        </w:tc>
        <w:tc>
          <w:tcPr>
            <w:tcW w:w="0" w:type="auto"/>
            <w:tcBorders>
              <w:top w:val="outset" w:sz="6" w:space="0" w:color="auto"/>
              <w:left w:val="outset" w:sz="6" w:space="0" w:color="auto"/>
              <w:bottom w:val="single" w:sz="6" w:space="0" w:color="DFDFDF"/>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b/>
                <w:bCs/>
                <w:sz w:val="24"/>
                <w:szCs w:val="24"/>
                <w:lang w:eastAsia="es-PY"/>
              </w:rPr>
            </w:pPr>
            <w:r w:rsidRPr="00330D9D">
              <w:rPr>
                <w:rFonts w:ascii="Times New Roman" w:eastAsia="Times New Roman" w:hAnsi="Times New Roman" w:cs="Times New Roman"/>
                <w:b/>
                <w:bCs/>
                <w:sz w:val="24"/>
                <w:szCs w:val="24"/>
                <w:lang w:eastAsia="es-PY"/>
              </w:rPr>
              <w:t>Rango</w:t>
            </w:r>
          </w:p>
        </w:tc>
      </w:tr>
      <w:tr w:rsidR="00330D9D" w:rsidRPr="00330D9D" w:rsidTr="00330D9D">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CHAR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Cadena de texto de tamaño fijo.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32,767 bytes</w:t>
            </w:r>
          </w:p>
        </w:tc>
      </w:tr>
      <w:tr w:rsidR="00330D9D" w:rsidRPr="00330D9D" w:rsidTr="00330D9D">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VARCHAR2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Cadena de texto de tamaño variable.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32,767 bytes</w:t>
            </w:r>
          </w:p>
        </w:tc>
      </w:tr>
      <w:tr w:rsidR="00330D9D" w:rsidRPr="00330D9D" w:rsidTr="00330D9D">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NCHAR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Cadena de texto de tamaño fijo. Incluye caracteres UNICODE.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32,767 bytes</w:t>
            </w:r>
          </w:p>
        </w:tc>
      </w:tr>
      <w:tr w:rsidR="00330D9D" w:rsidRPr="00330D9D" w:rsidTr="00330D9D">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NVARCHAR2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Cadena de texto de tamaño variable. Incluye caracteres UNICODE.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32,767 bytes</w:t>
            </w:r>
          </w:p>
        </w:tc>
      </w:tr>
    </w:tbl>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 </w:t>
      </w:r>
    </w:p>
    <w:p w:rsidR="00330D9D" w:rsidRPr="00330D9D" w:rsidRDefault="00330D9D" w:rsidP="00330D9D">
      <w:pPr>
        <w:spacing w:before="300" w:after="150" w:line="432" w:lineRule="atLeast"/>
        <w:outlineLvl w:val="2"/>
        <w:rPr>
          <w:rFonts w:ascii="Arial" w:eastAsia="Times New Roman" w:hAnsi="Arial" w:cs="Arial"/>
          <w:b/>
          <w:bCs/>
          <w:color w:val="444444"/>
          <w:sz w:val="36"/>
          <w:szCs w:val="36"/>
          <w:lang w:eastAsia="es-PY"/>
        </w:rPr>
      </w:pPr>
      <w:r w:rsidRPr="00330D9D">
        <w:rPr>
          <w:rFonts w:ascii="Arial" w:eastAsia="Times New Roman" w:hAnsi="Arial" w:cs="Arial"/>
          <w:b/>
          <w:bCs/>
          <w:color w:val="444444"/>
          <w:sz w:val="36"/>
          <w:szCs w:val="36"/>
          <w:lang w:eastAsia="es-PY"/>
        </w:rPr>
        <w:t>Lógicos</w:t>
      </w:r>
    </w:p>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 </w:t>
      </w:r>
    </w:p>
    <w:tbl>
      <w:tblPr>
        <w:tblW w:w="1002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34"/>
        <w:gridCol w:w="5610"/>
        <w:gridCol w:w="2876"/>
      </w:tblGrid>
      <w:tr w:rsidR="00330D9D" w:rsidRPr="00330D9D" w:rsidTr="00330D9D">
        <w:trPr>
          <w:tblHeader/>
        </w:trPr>
        <w:tc>
          <w:tcPr>
            <w:tcW w:w="0" w:type="auto"/>
            <w:gridSpan w:val="3"/>
            <w:tcBorders>
              <w:top w:val="nil"/>
              <w:left w:val="nil"/>
              <w:bottom w:val="nil"/>
              <w:right w:val="nil"/>
            </w:tcBorders>
            <w:shd w:val="clear" w:color="auto" w:fill="auto"/>
            <w:tcMar>
              <w:top w:w="120" w:type="dxa"/>
              <w:left w:w="120" w:type="dxa"/>
              <w:bottom w:w="120" w:type="dxa"/>
              <w:right w:w="120" w:type="dxa"/>
            </w:tcMar>
            <w:vAlign w:val="center"/>
            <w:hideMark/>
          </w:tcPr>
          <w:p w:rsidR="00330D9D" w:rsidRPr="00330D9D" w:rsidRDefault="00330D9D" w:rsidP="00330D9D">
            <w:pPr>
              <w:spacing w:after="300" w:line="240" w:lineRule="auto"/>
              <w:jc w:val="center"/>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Tipos de dato para valores lógicos en Oracle</w:t>
            </w:r>
          </w:p>
        </w:tc>
      </w:tr>
      <w:tr w:rsidR="00330D9D" w:rsidRPr="00330D9D" w:rsidTr="00330D9D">
        <w:trPr>
          <w:tblHeader/>
        </w:trPr>
        <w:tc>
          <w:tcPr>
            <w:tcW w:w="0" w:type="auto"/>
            <w:tcBorders>
              <w:top w:val="outset" w:sz="6" w:space="0" w:color="auto"/>
              <w:left w:val="outset" w:sz="6" w:space="0" w:color="auto"/>
              <w:bottom w:val="single" w:sz="6" w:space="0" w:color="DFDFDF"/>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b/>
                <w:bCs/>
                <w:sz w:val="24"/>
                <w:szCs w:val="24"/>
                <w:lang w:eastAsia="es-PY"/>
              </w:rPr>
            </w:pPr>
            <w:r w:rsidRPr="00330D9D">
              <w:rPr>
                <w:rFonts w:ascii="Times New Roman" w:eastAsia="Times New Roman" w:hAnsi="Times New Roman" w:cs="Times New Roman"/>
                <w:b/>
                <w:bCs/>
                <w:sz w:val="24"/>
                <w:szCs w:val="24"/>
                <w:lang w:eastAsia="es-PY"/>
              </w:rPr>
              <w:t>Tipo</w:t>
            </w:r>
          </w:p>
        </w:tc>
        <w:tc>
          <w:tcPr>
            <w:tcW w:w="0" w:type="auto"/>
            <w:tcBorders>
              <w:top w:val="outset" w:sz="6" w:space="0" w:color="auto"/>
              <w:left w:val="outset" w:sz="6" w:space="0" w:color="auto"/>
              <w:bottom w:val="single" w:sz="6" w:space="0" w:color="DFDFDF"/>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b/>
                <w:bCs/>
                <w:sz w:val="24"/>
                <w:szCs w:val="24"/>
                <w:lang w:eastAsia="es-PY"/>
              </w:rPr>
            </w:pPr>
            <w:r w:rsidRPr="00330D9D">
              <w:rPr>
                <w:rFonts w:ascii="Times New Roman" w:eastAsia="Times New Roman" w:hAnsi="Times New Roman" w:cs="Times New Roman"/>
                <w:b/>
                <w:bCs/>
                <w:sz w:val="24"/>
                <w:szCs w:val="24"/>
                <w:lang w:eastAsia="es-PY"/>
              </w:rPr>
              <w:t>Almacena</w:t>
            </w:r>
          </w:p>
        </w:tc>
        <w:tc>
          <w:tcPr>
            <w:tcW w:w="0" w:type="auto"/>
            <w:tcBorders>
              <w:top w:val="outset" w:sz="6" w:space="0" w:color="auto"/>
              <w:left w:val="outset" w:sz="6" w:space="0" w:color="auto"/>
              <w:bottom w:val="single" w:sz="6" w:space="0" w:color="DFDFDF"/>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b/>
                <w:bCs/>
                <w:sz w:val="24"/>
                <w:szCs w:val="24"/>
                <w:lang w:eastAsia="es-PY"/>
              </w:rPr>
            </w:pPr>
            <w:r w:rsidRPr="00330D9D">
              <w:rPr>
                <w:rFonts w:ascii="Times New Roman" w:eastAsia="Times New Roman" w:hAnsi="Times New Roman" w:cs="Times New Roman"/>
                <w:b/>
                <w:bCs/>
                <w:sz w:val="24"/>
                <w:szCs w:val="24"/>
                <w:lang w:eastAsia="es-PY"/>
              </w:rPr>
              <w:t>Rango</w:t>
            </w:r>
          </w:p>
        </w:tc>
      </w:tr>
      <w:tr w:rsidR="00330D9D" w:rsidRPr="00330D9D" w:rsidTr="00330D9D">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BOOLEAN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Almacena valores lógicos. Incluye el valor NULO</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TRUE, FALSE o NULL</w:t>
            </w:r>
          </w:p>
        </w:tc>
      </w:tr>
    </w:tbl>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 </w:t>
      </w:r>
    </w:p>
    <w:p w:rsidR="00330D9D" w:rsidRPr="00330D9D" w:rsidRDefault="00330D9D" w:rsidP="00330D9D">
      <w:pPr>
        <w:spacing w:before="300" w:after="150" w:line="432" w:lineRule="atLeast"/>
        <w:outlineLvl w:val="2"/>
        <w:rPr>
          <w:rFonts w:ascii="Arial" w:eastAsia="Times New Roman" w:hAnsi="Arial" w:cs="Arial"/>
          <w:b/>
          <w:bCs/>
          <w:color w:val="444444"/>
          <w:sz w:val="36"/>
          <w:szCs w:val="36"/>
          <w:lang w:eastAsia="es-PY"/>
        </w:rPr>
      </w:pPr>
      <w:r w:rsidRPr="00330D9D">
        <w:rPr>
          <w:rFonts w:ascii="Arial" w:eastAsia="Times New Roman" w:hAnsi="Arial" w:cs="Arial"/>
          <w:b/>
          <w:bCs/>
          <w:color w:val="444444"/>
          <w:sz w:val="36"/>
          <w:szCs w:val="36"/>
          <w:lang w:eastAsia="es-PY"/>
        </w:rPr>
        <w:t>Fecha y hora</w:t>
      </w:r>
    </w:p>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 </w:t>
      </w:r>
    </w:p>
    <w:tbl>
      <w:tblPr>
        <w:tblW w:w="1002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762"/>
        <w:gridCol w:w="5532"/>
        <w:gridCol w:w="1726"/>
      </w:tblGrid>
      <w:tr w:rsidR="00330D9D" w:rsidRPr="00330D9D" w:rsidTr="00330D9D">
        <w:trPr>
          <w:tblHeader/>
        </w:trPr>
        <w:tc>
          <w:tcPr>
            <w:tcW w:w="0" w:type="auto"/>
            <w:gridSpan w:val="3"/>
            <w:tcBorders>
              <w:top w:val="nil"/>
              <w:left w:val="nil"/>
              <w:bottom w:val="nil"/>
              <w:right w:val="nil"/>
            </w:tcBorders>
            <w:shd w:val="clear" w:color="auto" w:fill="auto"/>
            <w:tcMar>
              <w:top w:w="120" w:type="dxa"/>
              <w:left w:w="120" w:type="dxa"/>
              <w:bottom w:w="120" w:type="dxa"/>
              <w:right w:w="120" w:type="dxa"/>
            </w:tcMar>
            <w:vAlign w:val="center"/>
            <w:hideMark/>
          </w:tcPr>
          <w:p w:rsidR="00330D9D" w:rsidRPr="00330D9D" w:rsidRDefault="00330D9D" w:rsidP="00330D9D">
            <w:pPr>
              <w:spacing w:after="300" w:line="240" w:lineRule="auto"/>
              <w:jc w:val="center"/>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Tipos de dato para tiempo en Oracle</w:t>
            </w:r>
          </w:p>
        </w:tc>
      </w:tr>
      <w:tr w:rsidR="00330D9D" w:rsidRPr="00330D9D" w:rsidTr="00330D9D">
        <w:trPr>
          <w:tblHeader/>
        </w:trPr>
        <w:tc>
          <w:tcPr>
            <w:tcW w:w="0" w:type="auto"/>
            <w:tcBorders>
              <w:top w:val="outset" w:sz="6" w:space="0" w:color="auto"/>
              <w:left w:val="outset" w:sz="6" w:space="0" w:color="auto"/>
              <w:bottom w:val="single" w:sz="6" w:space="0" w:color="DFDFDF"/>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b/>
                <w:bCs/>
                <w:sz w:val="24"/>
                <w:szCs w:val="24"/>
                <w:lang w:eastAsia="es-PY"/>
              </w:rPr>
            </w:pPr>
            <w:r w:rsidRPr="00330D9D">
              <w:rPr>
                <w:rFonts w:ascii="Times New Roman" w:eastAsia="Times New Roman" w:hAnsi="Times New Roman" w:cs="Times New Roman"/>
                <w:b/>
                <w:bCs/>
                <w:sz w:val="24"/>
                <w:szCs w:val="24"/>
                <w:lang w:eastAsia="es-PY"/>
              </w:rPr>
              <w:lastRenderedPageBreak/>
              <w:t>Tipo</w:t>
            </w:r>
          </w:p>
        </w:tc>
        <w:tc>
          <w:tcPr>
            <w:tcW w:w="0" w:type="auto"/>
            <w:tcBorders>
              <w:top w:val="outset" w:sz="6" w:space="0" w:color="auto"/>
              <w:left w:val="outset" w:sz="6" w:space="0" w:color="auto"/>
              <w:bottom w:val="single" w:sz="6" w:space="0" w:color="DFDFDF"/>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b/>
                <w:bCs/>
                <w:sz w:val="24"/>
                <w:szCs w:val="24"/>
                <w:lang w:eastAsia="es-PY"/>
              </w:rPr>
            </w:pPr>
            <w:r w:rsidRPr="00330D9D">
              <w:rPr>
                <w:rFonts w:ascii="Times New Roman" w:eastAsia="Times New Roman" w:hAnsi="Times New Roman" w:cs="Times New Roman"/>
                <w:b/>
                <w:bCs/>
                <w:sz w:val="24"/>
                <w:szCs w:val="24"/>
                <w:lang w:eastAsia="es-PY"/>
              </w:rPr>
              <w:t>Almacena</w:t>
            </w:r>
          </w:p>
        </w:tc>
        <w:tc>
          <w:tcPr>
            <w:tcW w:w="0" w:type="auto"/>
            <w:tcBorders>
              <w:top w:val="outset" w:sz="6" w:space="0" w:color="auto"/>
              <w:left w:val="outset" w:sz="6" w:space="0" w:color="auto"/>
              <w:bottom w:val="single" w:sz="6" w:space="0" w:color="DFDFDF"/>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b/>
                <w:bCs/>
                <w:sz w:val="24"/>
                <w:szCs w:val="24"/>
                <w:lang w:eastAsia="es-PY"/>
              </w:rPr>
            </w:pPr>
            <w:r w:rsidRPr="00330D9D">
              <w:rPr>
                <w:rFonts w:ascii="Times New Roman" w:eastAsia="Times New Roman" w:hAnsi="Times New Roman" w:cs="Times New Roman"/>
                <w:b/>
                <w:bCs/>
                <w:sz w:val="24"/>
                <w:szCs w:val="24"/>
                <w:lang w:eastAsia="es-PY"/>
              </w:rPr>
              <w:t>Rango</w:t>
            </w:r>
          </w:p>
        </w:tc>
      </w:tr>
      <w:tr w:rsidR="00330D9D" w:rsidRPr="00330D9D" w:rsidTr="00330D9D">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DATE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 xml:space="preserve">Fechas fijas, incluye </w:t>
            </w:r>
            <w:proofErr w:type="spellStart"/>
            <w:r w:rsidRPr="00330D9D">
              <w:rPr>
                <w:rFonts w:ascii="Times New Roman" w:eastAsia="Times New Roman" w:hAnsi="Times New Roman" w:cs="Times New Roman"/>
                <w:sz w:val="24"/>
                <w:szCs w:val="24"/>
                <w:lang w:eastAsia="es-PY"/>
              </w:rPr>
              <w:t>incluye</w:t>
            </w:r>
            <w:proofErr w:type="spellEnd"/>
            <w:r w:rsidRPr="00330D9D">
              <w:rPr>
                <w:rFonts w:ascii="Times New Roman" w:eastAsia="Times New Roman" w:hAnsi="Times New Roman" w:cs="Times New Roman"/>
                <w:sz w:val="24"/>
                <w:szCs w:val="24"/>
                <w:lang w:eastAsia="es-PY"/>
              </w:rPr>
              <w:t xml:space="preserve"> año, mes, día, horas, minutos y segundos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75"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01/01/1,4712 BC</w:t>
            </w:r>
          </w:p>
          <w:p w:rsidR="00330D9D" w:rsidRPr="00330D9D" w:rsidRDefault="00330D9D" w:rsidP="00330D9D">
            <w:pPr>
              <w:spacing w:after="375"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a</w:t>
            </w:r>
          </w:p>
          <w:p w:rsidR="00330D9D" w:rsidRPr="00330D9D" w:rsidRDefault="00330D9D" w:rsidP="00330D9D">
            <w:pPr>
              <w:spacing w:after="375"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31/12/9999</w:t>
            </w:r>
          </w:p>
        </w:tc>
      </w:tr>
      <w:tr w:rsidR="00330D9D" w:rsidRPr="00330D9D" w:rsidTr="00330D9D">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TIMESTAMP</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Extiende el tipo DATE, incluye año, mes, día, horas, minutos y segundos fraccionados.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 </w:t>
            </w:r>
          </w:p>
        </w:tc>
      </w:tr>
      <w:tr w:rsidR="00330D9D" w:rsidRPr="00330D9D" w:rsidTr="00330D9D">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TIMESTAMP WITH TIME ZONE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Extiende el tipo de dato TIMESTAMP adicionando una zona horaria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 </w:t>
            </w:r>
          </w:p>
        </w:tc>
      </w:tr>
    </w:tbl>
    <w:p w:rsidR="00330D9D" w:rsidRPr="00330D9D" w:rsidRDefault="00330D9D" w:rsidP="00330D9D">
      <w:pPr>
        <w:spacing w:before="300" w:after="150" w:line="540" w:lineRule="atLeast"/>
        <w:outlineLvl w:val="1"/>
        <w:rPr>
          <w:rFonts w:ascii="Arial" w:eastAsia="Times New Roman" w:hAnsi="Arial" w:cs="Arial"/>
          <w:b/>
          <w:bCs/>
          <w:color w:val="444444"/>
          <w:sz w:val="45"/>
          <w:szCs w:val="45"/>
          <w:highlight w:val="yellow"/>
          <w:lang w:eastAsia="es-PY"/>
        </w:rPr>
      </w:pPr>
      <w:r w:rsidRPr="00330D9D">
        <w:rPr>
          <w:rFonts w:ascii="Arial" w:eastAsia="Times New Roman" w:hAnsi="Arial" w:cs="Arial"/>
          <w:b/>
          <w:bCs/>
          <w:color w:val="444444"/>
          <w:sz w:val="45"/>
          <w:szCs w:val="45"/>
          <w:highlight w:val="yellow"/>
          <w:lang w:eastAsia="es-PY"/>
        </w:rPr>
        <w:t>Conclusiones</w:t>
      </w:r>
    </w:p>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highlight w:val="yellow"/>
          <w:lang w:eastAsia="es-PY"/>
        </w:rPr>
        <w:t>El manejo de variables es muy sencillo, aunque el hecho de que deben ser declaradas antes de ser usadas resulte incómodo para algunos. Los tipos de datos son muy amplios en Oracle, sólo se han presentado los más utilizados.</w:t>
      </w:r>
    </w:p>
    <w:p w:rsidR="00330D9D" w:rsidRPr="00330D9D" w:rsidRDefault="00330D9D" w:rsidP="00330D9D">
      <w:pPr>
        <w:spacing w:after="0" w:line="576" w:lineRule="atLeast"/>
        <w:outlineLvl w:val="0"/>
        <w:rPr>
          <w:rFonts w:ascii="Arial" w:eastAsia="Times New Roman" w:hAnsi="Arial" w:cs="Arial"/>
          <w:b/>
          <w:bCs/>
          <w:color w:val="444444"/>
          <w:kern w:val="36"/>
          <w:sz w:val="48"/>
          <w:szCs w:val="48"/>
          <w:lang w:eastAsia="es-PY"/>
        </w:rPr>
      </w:pPr>
      <w:r w:rsidRPr="00330D9D">
        <w:rPr>
          <w:rFonts w:ascii="Arial" w:eastAsia="Times New Roman" w:hAnsi="Arial" w:cs="Arial"/>
          <w:b/>
          <w:bCs/>
          <w:color w:val="444444"/>
          <w:kern w:val="36"/>
          <w:sz w:val="48"/>
          <w:szCs w:val="48"/>
          <w:lang w:eastAsia="es-PY"/>
        </w:rPr>
        <w:t>Operadores y comparadores</w:t>
      </w:r>
    </w:p>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 xml:space="preserve">Al igual que en la mayoría de lenguajes de </w:t>
      </w:r>
      <w:proofErr w:type="gramStart"/>
      <w:r w:rsidRPr="00330D9D">
        <w:rPr>
          <w:rFonts w:ascii="Arial" w:eastAsia="Times New Roman" w:hAnsi="Arial" w:cs="Arial"/>
          <w:color w:val="444444"/>
          <w:sz w:val="21"/>
          <w:szCs w:val="21"/>
          <w:lang w:eastAsia="es-PY"/>
        </w:rPr>
        <w:t>programación ,</w:t>
      </w:r>
      <w:proofErr w:type="gramEnd"/>
      <w:r w:rsidRPr="00330D9D">
        <w:rPr>
          <w:rFonts w:ascii="Arial" w:eastAsia="Times New Roman" w:hAnsi="Arial" w:cs="Arial"/>
          <w:color w:val="444444"/>
          <w:sz w:val="21"/>
          <w:szCs w:val="21"/>
          <w:lang w:eastAsia="es-PY"/>
        </w:rPr>
        <w:t xml:space="preserve"> en PL/SQL, se puede hacer uso de operadores para la manipulación de datos en variables.</w:t>
      </w:r>
    </w:p>
    <w:p w:rsidR="00330D9D" w:rsidRPr="00330D9D" w:rsidRDefault="00330D9D" w:rsidP="00330D9D">
      <w:pPr>
        <w:spacing w:before="300" w:after="150" w:line="540" w:lineRule="atLeast"/>
        <w:outlineLvl w:val="1"/>
        <w:rPr>
          <w:rFonts w:ascii="Arial" w:eastAsia="Times New Roman" w:hAnsi="Arial" w:cs="Arial"/>
          <w:b/>
          <w:bCs/>
          <w:color w:val="444444"/>
          <w:sz w:val="45"/>
          <w:szCs w:val="45"/>
          <w:lang w:eastAsia="es-PY"/>
        </w:rPr>
      </w:pPr>
      <w:r w:rsidRPr="00330D9D">
        <w:rPr>
          <w:rFonts w:ascii="Arial" w:eastAsia="Times New Roman" w:hAnsi="Arial" w:cs="Arial"/>
          <w:b/>
          <w:bCs/>
          <w:color w:val="444444"/>
          <w:sz w:val="45"/>
          <w:szCs w:val="45"/>
          <w:lang w:eastAsia="es-PY"/>
        </w:rPr>
        <w:t>Operador de concatenación</w:t>
      </w:r>
    </w:p>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 xml:space="preserve">EL operador de concatenación "||" une las cadenas de texto de un operando hacia otro. Las cadenas pueden ser del tipo CHAR, VARCHAR2, CLOB. En caso de realizar la concatenación con un tipo de dato CLOB el resultado será también de </w:t>
      </w:r>
      <w:proofErr w:type="spellStart"/>
      <w:r w:rsidRPr="00330D9D">
        <w:rPr>
          <w:rFonts w:ascii="Arial" w:eastAsia="Times New Roman" w:hAnsi="Arial" w:cs="Arial"/>
          <w:color w:val="444444"/>
          <w:sz w:val="21"/>
          <w:szCs w:val="21"/>
          <w:lang w:eastAsia="es-PY"/>
        </w:rPr>
        <w:t>ést</w:t>
      </w:r>
      <w:proofErr w:type="spellEnd"/>
      <w:r w:rsidRPr="00330D9D">
        <w:rPr>
          <w:rFonts w:ascii="Arial" w:eastAsia="Times New Roman" w:hAnsi="Arial" w:cs="Arial"/>
          <w:color w:val="444444"/>
          <w:sz w:val="21"/>
          <w:szCs w:val="21"/>
          <w:lang w:eastAsia="es-PY"/>
        </w:rPr>
        <w:t xml:space="preserve"> tipo, en caso contrario será por defecto VARCHAR2.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4111"/>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DECLARE</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2</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V_VARIABLE1 VARCHAR2(2) := 'Mi';</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4471"/>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3</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V_VARIABLE2 VARCHAR2(6) :='Cadena';</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4</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V_RESULTADO VARCHAR(200);</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5311"/>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5</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BEGIN</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6</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V_RESULTADO := V_VARIABLE1 || V_VARIABLE2;</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1461"/>
        <w:gridCol w:w="1460"/>
        <w:gridCol w:w="147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7</w:t>
            </w:r>
          </w:p>
        </w:tc>
        <w:tc>
          <w:tcPr>
            <w:tcW w:w="0" w:type="auto"/>
            <w:gridSpan w:val="3"/>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DBMS_OUTPUT.PUT_LINE(V_RESULTADO);</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8</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END;</w:t>
            </w:r>
          </w:p>
        </w:tc>
      </w:tr>
      <w:tr w:rsidR="00330D9D" w:rsidRPr="00330D9D" w:rsidTr="00330D9D">
        <w:trPr>
          <w:gridAfter w:val="2"/>
          <w:tblCellSpacing w:w="15" w:type="dxa"/>
        </w:trPr>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proofErr w:type="spellStart"/>
            <w:r w:rsidRPr="00330D9D">
              <w:rPr>
                <w:rFonts w:ascii="Courier New" w:eastAsia="Times New Roman" w:hAnsi="Courier New" w:cs="Courier New"/>
                <w:sz w:val="20"/>
                <w:szCs w:val="20"/>
                <w:lang w:eastAsia="es-PY"/>
              </w:rPr>
              <w:t>MiCadena</w:t>
            </w:r>
            <w:proofErr w:type="spellEnd"/>
          </w:p>
        </w:tc>
      </w:tr>
    </w:tbl>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lastRenderedPageBreak/>
        <w:t>Debemos tomar en cuenta que internamente el operador de concatenación "junta" las cadenas de texto, por lo tanto, la variable que almacene el valor debe tener el tamaño suficiente para almacenar la cadena de texto resultante.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4591"/>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01</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DECLARE</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02</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V_VARIABLE1 VARCHAR2(7)  := 'Hola,';</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6392"/>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03</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V_VARIABLE2 VARCHAR2(22) :=' ésta cadena es larga';</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04</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V_RESULTADO VARCHAR2(9);</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6632"/>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05</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BEGIN</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06</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 xml:space="preserve">--Se </w:t>
            </w:r>
            <w:proofErr w:type="spellStart"/>
            <w:r w:rsidRPr="00330D9D">
              <w:rPr>
                <w:rFonts w:ascii="Courier New" w:eastAsia="Times New Roman" w:hAnsi="Courier New" w:cs="Courier New"/>
                <w:sz w:val="20"/>
                <w:szCs w:val="20"/>
                <w:lang w:eastAsia="es-PY"/>
              </w:rPr>
              <w:t>generarà</w:t>
            </w:r>
            <w:proofErr w:type="spellEnd"/>
            <w:r w:rsidRPr="00330D9D">
              <w:rPr>
                <w:rFonts w:ascii="Courier New" w:eastAsia="Times New Roman" w:hAnsi="Courier New" w:cs="Courier New"/>
                <w:sz w:val="20"/>
                <w:szCs w:val="20"/>
                <w:lang w:eastAsia="es-PY"/>
              </w:rPr>
              <w:t xml:space="preserve"> un error al momento de asignar el valor</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6797"/>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07</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--del texto concatenado a V_RESULTADO, debido a que su</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08</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 tamaño es de 9 cuando el texto concatenado es de 29</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311"/>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09</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V_RESULTADO := V_VARIABLE1 || V_VARIABLE2;</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10</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DBMS_OUTPUT.PUT_LINE(V_RESULTADO);</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1344"/>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11</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END;</w:t>
            </w:r>
          </w:p>
        </w:tc>
      </w:tr>
      <w:tr w:rsidR="00330D9D" w:rsidRPr="00330D9D" w:rsidTr="00330D9D">
        <w:trPr>
          <w:tblCellSpacing w:w="15" w:type="dxa"/>
        </w:trPr>
        <w:tc>
          <w:tcPr>
            <w:tcW w:w="0" w:type="auto"/>
            <w:gridSpan w:val="3"/>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Informe de error:</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9"/>
        <w:gridCol w:w="45"/>
      </w:tblGrid>
      <w:tr w:rsidR="00330D9D" w:rsidRPr="00330D9D" w:rsidTr="00330D9D">
        <w:trPr>
          <w:tblCellSpacing w:w="15" w:type="dxa"/>
        </w:trPr>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 xml:space="preserve">ORA-06502: PL/SQL: </w:t>
            </w:r>
            <w:proofErr w:type="spellStart"/>
            <w:r w:rsidRPr="00330D9D">
              <w:rPr>
                <w:rFonts w:ascii="Courier New" w:eastAsia="Times New Roman" w:hAnsi="Courier New" w:cs="Courier New"/>
                <w:sz w:val="20"/>
                <w:szCs w:val="20"/>
                <w:lang w:eastAsia="es-PY"/>
              </w:rPr>
              <w:t>numeric</w:t>
            </w:r>
            <w:proofErr w:type="spellEnd"/>
            <w:r w:rsidRPr="00330D9D">
              <w:rPr>
                <w:rFonts w:ascii="Courier New" w:eastAsia="Times New Roman" w:hAnsi="Courier New" w:cs="Courier New"/>
                <w:sz w:val="20"/>
                <w:szCs w:val="20"/>
                <w:lang w:eastAsia="es-PY"/>
              </w:rPr>
              <w:t xml:space="preserve"> </w:t>
            </w:r>
            <w:proofErr w:type="spellStart"/>
            <w:r w:rsidRPr="00330D9D">
              <w:rPr>
                <w:rFonts w:ascii="Courier New" w:eastAsia="Times New Roman" w:hAnsi="Courier New" w:cs="Courier New"/>
                <w:sz w:val="20"/>
                <w:szCs w:val="20"/>
                <w:lang w:eastAsia="es-PY"/>
              </w:rPr>
              <w:t>or</w:t>
            </w:r>
            <w:proofErr w:type="spellEnd"/>
            <w:r w:rsidRPr="00330D9D">
              <w:rPr>
                <w:rFonts w:ascii="Courier New" w:eastAsia="Times New Roman" w:hAnsi="Courier New" w:cs="Courier New"/>
                <w:sz w:val="20"/>
                <w:szCs w:val="20"/>
                <w:lang w:eastAsia="es-PY"/>
              </w:rPr>
              <w:t xml:space="preserve"> </w:t>
            </w:r>
            <w:proofErr w:type="spellStart"/>
            <w:r w:rsidRPr="00330D9D">
              <w:rPr>
                <w:rFonts w:ascii="Courier New" w:eastAsia="Times New Roman" w:hAnsi="Courier New" w:cs="Courier New"/>
                <w:sz w:val="20"/>
                <w:szCs w:val="20"/>
                <w:lang w:eastAsia="es-PY"/>
              </w:rPr>
              <w:t>value</w:t>
            </w:r>
            <w:proofErr w:type="spellEnd"/>
            <w:r w:rsidRPr="00330D9D">
              <w:rPr>
                <w:rFonts w:ascii="Courier New" w:eastAsia="Times New Roman" w:hAnsi="Courier New" w:cs="Courier New"/>
                <w:sz w:val="20"/>
                <w:szCs w:val="20"/>
                <w:lang w:eastAsia="es-PY"/>
              </w:rPr>
              <w:t xml:space="preserve"> error: </w:t>
            </w:r>
            <w:proofErr w:type="spellStart"/>
            <w:r w:rsidRPr="00330D9D">
              <w:rPr>
                <w:rFonts w:ascii="Courier New" w:eastAsia="Times New Roman" w:hAnsi="Courier New" w:cs="Courier New"/>
                <w:sz w:val="20"/>
                <w:szCs w:val="20"/>
                <w:lang w:eastAsia="es-PY"/>
              </w:rPr>
              <w:t>character</w:t>
            </w:r>
            <w:proofErr w:type="spellEnd"/>
            <w:r w:rsidRPr="00330D9D">
              <w:rPr>
                <w:rFonts w:ascii="Courier New" w:eastAsia="Times New Roman" w:hAnsi="Courier New" w:cs="Courier New"/>
                <w:sz w:val="20"/>
                <w:szCs w:val="20"/>
                <w:lang w:eastAsia="es-PY"/>
              </w:rPr>
              <w:t xml:space="preserve"> </w:t>
            </w:r>
            <w:proofErr w:type="spellStart"/>
            <w:r w:rsidRPr="00330D9D">
              <w:rPr>
                <w:rFonts w:ascii="Courier New" w:eastAsia="Times New Roman" w:hAnsi="Courier New" w:cs="Courier New"/>
                <w:sz w:val="20"/>
                <w:szCs w:val="20"/>
                <w:lang w:eastAsia="es-PY"/>
              </w:rPr>
              <w:t>string</w:t>
            </w:r>
            <w:proofErr w:type="spellEnd"/>
            <w:r w:rsidRPr="00330D9D">
              <w:rPr>
                <w:rFonts w:ascii="Courier New" w:eastAsia="Times New Roman" w:hAnsi="Courier New" w:cs="Courier New"/>
                <w:sz w:val="20"/>
                <w:szCs w:val="20"/>
                <w:lang w:eastAsia="es-PY"/>
              </w:rPr>
              <w:t xml:space="preserve"> buffer </w:t>
            </w:r>
            <w:proofErr w:type="spellStart"/>
            <w:r w:rsidRPr="00330D9D">
              <w:rPr>
                <w:rFonts w:ascii="Courier New" w:eastAsia="Times New Roman" w:hAnsi="Courier New" w:cs="Courier New"/>
                <w:sz w:val="20"/>
                <w:szCs w:val="20"/>
                <w:lang w:eastAsia="es-PY"/>
              </w:rPr>
              <w:t>too</w:t>
            </w:r>
            <w:proofErr w:type="spellEnd"/>
            <w:r w:rsidRPr="00330D9D">
              <w:rPr>
                <w:rFonts w:ascii="Courier New" w:eastAsia="Times New Roman" w:hAnsi="Courier New" w:cs="Courier New"/>
                <w:sz w:val="20"/>
                <w:szCs w:val="20"/>
                <w:lang w:eastAsia="es-PY"/>
              </w:rPr>
              <w:t xml:space="preserve"> </w:t>
            </w:r>
            <w:proofErr w:type="spellStart"/>
            <w:r w:rsidRPr="00330D9D">
              <w:rPr>
                <w:rFonts w:ascii="Courier New" w:eastAsia="Times New Roman" w:hAnsi="Courier New" w:cs="Courier New"/>
                <w:sz w:val="20"/>
                <w:szCs w:val="20"/>
                <w:lang w:eastAsia="es-PY"/>
              </w:rPr>
              <w:t>small</w:t>
            </w:r>
            <w:proofErr w:type="spellEnd"/>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ORA-06512: at line 9</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46"/>
        <w:gridCol w:w="45"/>
      </w:tblGrid>
      <w:tr w:rsidR="00330D9D" w:rsidRPr="00330D9D" w:rsidTr="00330D9D">
        <w:trPr>
          <w:tblCellSpacing w:w="15" w:type="dxa"/>
        </w:trPr>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 xml:space="preserve">06502. 00000 -  "PL/SQL: </w:t>
            </w:r>
            <w:proofErr w:type="spellStart"/>
            <w:r w:rsidRPr="00330D9D">
              <w:rPr>
                <w:rFonts w:ascii="Courier New" w:eastAsia="Times New Roman" w:hAnsi="Courier New" w:cs="Courier New"/>
                <w:sz w:val="20"/>
                <w:szCs w:val="20"/>
                <w:lang w:eastAsia="es-PY"/>
              </w:rPr>
              <w:t>numeric</w:t>
            </w:r>
            <w:proofErr w:type="spellEnd"/>
            <w:r w:rsidRPr="00330D9D">
              <w:rPr>
                <w:rFonts w:ascii="Courier New" w:eastAsia="Times New Roman" w:hAnsi="Courier New" w:cs="Courier New"/>
                <w:sz w:val="20"/>
                <w:szCs w:val="20"/>
                <w:lang w:eastAsia="es-PY"/>
              </w:rPr>
              <w:t xml:space="preserve"> </w:t>
            </w:r>
            <w:proofErr w:type="spellStart"/>
            <w:r w:rsidRPr="00330D9D">
              <w:rPr>
                <w:rFonts w:ascii="Courier New" w:eastAsia="Times New Roman" w:hAnsi="Courier New" w:cs="Courier New"/>
                <w:sz w:val="20"/>
                <w:szCs w:val="20"/>
                <w:lang w:eastAsia="es-PY"/>
              </w:rPr>
              <w:t>or</w:t>
            </w:r>
            <w:proofErr w:type="spellEnd"/>
            <w:r w:rsidRPr="00330D9D">
              <w:rPr>
                <w:rFonts w:ascii="Courier New" w:eastAsia="Times New Roman" w:hAnsi="Courier New" w:cs="Courier New"/>
                <w:sz w:val="20"/>
                <w:szCs w:val="20"/>
                <w:lang w:eastAsia="es-PY"/>
              </w:rPr>
              <w:t xml:space="preserve"> </w:t>
            </w:r>
            <w:proofErr w:type="spellStart"/>
            <w:r w:rsidRPr="00330D9D">
              <w:rPr>
                <w:rFonts w:ascii="Courier New" w:eastAsia="Times New Roman" w:hAnsi="Courier New" w:cs="Courier New"/>
                <w:sz w:val="20"/>
                <w:szCs w:val="20"/>
                <w:lang w:eastAsia="es-PY"/>
              </w:rPr>
              <w:t>value</w:t>
            </w:r>
            <w:proofErr w:type="spellEnd"/>
            <w:r w:rsidRPr="00330D9D">
              <w:rPr>
                <w:rFonts w:ascii="Courier New" w:eastAsia="Times New Roman" w:hAnsi="Courier New" w:cs="Courier New"/>
                <w:sz w:val="20"/>
                <w:szCs w:val="20"/>
                <w:lang w:eastAsia="es-PY"/>
              </w:rPr>
              <w:t xml:space="preserve"> </w:t>
            </w:r>
            <w:proofErr w:type="spellStart"/>
            <w:r w:rsidRPr="00330D9D">
              <w:rPr>
                <w:rFonts w:ascii="Courier New" w:eastAsia="Times New Roman" w:hAnsi="Courier New" w:cs="Courier New"/>
                <w:sz w:val="20"/>
                <w:szCs w:val="20"/>
                <w:lang w:eastAsia="es-PY"/>
              </w:rPr>
              <w:t>error%s</w:t>
            </w:r>
            <w:proofErr w:type="spellEnd"/>
            <w:r w:rsidRPr="00330D9D">
              <w:rPr>
                <w:rFonts w:ascii="Courier New" w:eastAsia="Times New Roman" w:hAnsi="Courier New" w:cs="Courier New"/>
                <w:sz w:val="20"/>
                <w:szCs w:val="20"/>
                <w:lang w:eastAsia="es-PY"/>
              </w:rPr>
              <w:t>"</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*Cause:   </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1"/>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w:t>
            </w:r>
            <w:proofErr w:type="spellStart"/>
            <w:r w:rsidRPr="00330D9D">
              <w:rPr>
                <w:rFonts w:ascii="Courier New" w:eastAsia="Times New Roman" w:hAnsi="Courier New" w:cs="Courier New"/>
                <w:sz w:val="20"/>
                <w:szCs w:val="20"/>
                <w:lang w:eastAsia="es-PY"/>
              </w:rPr>
              <w:t>Action</w:t>
            </w:r>
            <w:proofErr w:type="spellEnd"/>
            <w:r w:rsidRPr="00330D9D">
              <w:rPr>
                <w:rFonts w:ascii="Courier New" w:eastAsia="Times New Roman" w:hAnsi="Courier New" w:cs="Courier New"/>
                <w:sz w:val="20"/>
                <w:szCs w:val="20"/>
                <w:lang w:eastAsia="es-PY"/>
              </w:rPr>
              <w:t>:</w:t>
            </w:r>
          </w:p>
        </w:tc>
      </w:tr>
    </w:tbl>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 xml:space="preserve">Para resolver el problema </w:t>
      </w:r>
      <w:proofErr w:type="spellStart"/>
      <w:r w:rsidRPr="00330D9D">
        <w:rPr>
          <w:rFonts w:ascii="Arial" w:eastAsia="Times New Roman" w:hAnsi="Arial" w:cs="Arial"/>
          <w:color w:val="444444"/>
          <w:sz w:val="21"/>
          <w:szCs w:val="21"/>
          <w:lang w:eastAsia="es-PY"/>
        </w:rPr>
        <w:t>anterior</w:t>
      </w:r>
      <w:proofErr w:type="gramStart"/>
      <w:r w:rsidRPr="00330D9D">
        <w:rPr>
          <w:rFonts w:ascii="Arial" w:eastAsia="Times New Roman" w:hAnsi="Arial" w:cs="Arial"/>
          <w:color w:val="444444"/>
          <w:sz w:val="21"/>
          <w:szCs w:val="21"/>
          <w:lang w:eastAsia="es-PY"/>
        </w:rPr>
        <w:t>,simplemente</w:t>
      </w:r>
      <w:proofErr w:type="spellEnd"/>
      <w:proofErr w:type="gramEnd"/>
      <w:r w:rsidRPr="00330D9D">
        <w:rPr>
          <w:rFonts w:ascii="Arial" w:eastAsia="Times New Roman" w:hAnsi="Arial" w:cs="Arial"/>
          <w:color w:val="444444"/>
          <w:sz w:val="21"/>
          <w:szCs w:val="21"/>
          <w:lang w:eastAsia="es-PY"/>
        </w:rPr>
        <w:t xml:space="preserve"> debemos ampliar el tipo de dato de VARCHAR2(9) a VARCHAR2(200) de la variable V_RESULTADO.</w:t>
      </w:r>
    </w:p>
    <w:p w:rsidR="00330D9D" w:rsidRPr="00330D9D" w:rsidRDefault="00330D9D" w:rsidP="00330D9D">
      <w:pPr>
        <w:spacing w:before="300" w:after="150" w:line="540" w:lineRule="atLeast"/>
        <w:outlineLvl w:val="1"/>
        <w:rPr>
          <w:rFonts w:ascii="Arial" w:eastAsia="Times New Roman" w:hAnsi="Arial" w:cs="Arial"/>
          <w:b/>
          <w:bCs/>
          <w:color w:val="444444"/>
          <w:sz w:val="45"/>
          <w:szCs w:val="45"/>
          <w:lang w:eastAsia="es-PY"/>
        </w:rPr>
      </w:pPr>
      <w:r w:rsidRPr="00330D9D">
        <w:rPr>
          <w:rFonts w:ascii="Arial" w:eastAsia="Times New Roman" w:hAnsi="Arial" w:cs="Arial"/>
          <w:b/>
          <w:bCs/>
          <w:color w:val="444444"/>
          <w:sz w:val="45"/>
          <w:szCs w:val="45"/>
          <w:lang w:eastAsia="es-PY"/>
        </w:rPr>
        <w:t>Precedencia de operadores</w:t>
      </w:r>
    </w:p>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La precedencia de operadores es el orden en el que el motor de ejecución PL/SQL evalúa las expresiones. En la siguiente tabla se pueden ver el orden en el que se evalúan las expresiones en PL/SQL:</w:t>
      </w:r>
    </w:p>
    <w:tbl>
      <w:tblPr>
        <w:tblW w:w="1002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6442"/>
        <w:gridCol w:w="2804"/>
        <w:gridCol w:w="774"/>
      </w:tblGrid>
      <w:tr w:rsidR="00330D9D" w:rsidRPr="00330D9D" w:rsidTr="00330D9D">
        <w:trPr>
          <w:tblHeader/>
        </w:trPr>
        <w:tc>
          <w:tcPr>
            <w:tcW w:w="0" w:type="auto"/>
            <w:gridSpan w:val="3"/>
            <w:tcBorders>
              <w:top w:val="nil"/>
              <w:left w:val="nil"/>
              <w:bottom w:val="nil"/>
              <w:right w:val="nil"/>
            </w:tcBorders>
            <w:shd w:val="clear" w:color="auto" w:fill="auto"/>
            <w:tcMar>
              <w:top w:w="120" w:type="dxa"/>
              <w:left w:w="120" w:type="dxa"/>
              <w:bottom w:w="120" w:type="dxa"/>
              <w:right w:w="120" w:type="dxa"/>
            </w:tcMar>
            <w:vAlign w:val="center"/>
            <w:hideMark/>
          </w:tcPr>
          <w:p w:rsidR="00330D9D" w:rsidRPr="00330D9D" w:rsidRDefault="00330D9D" w:rsidP="00330D9D">
            <w:pPr>
              <w:spacing w:after="300" w:line="240" w:lineRule="auto"/>
              <w:jc w:val="center"/>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Orden de evaluación de operadores</w:t>
            </w:r>
          </w:p>
        </w:tc>
      </w:tr>
      <w:tr w:rsidR="00330D9D" w:rsidRPr="00330D9D" w:rsidTr="00330D9D">
        <w:trPr>
          <w:tblHeader/>
        </w:trPr>
        <w:tc>
          <w:tcPr>
            <w:tcW w:w="0" w:type="auto"/>
            <w:tcBorders>
              <w:top w:val="outset" w:sz="6" w:space="0" w:color="auto"/>
              <w:left w:val="outset" w:sz="6" w:space="0" w:color="auto"/>
              <w:bottom w:val="single" w:sz="6" w:space="0" w:color="DFDFDF"/>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b/>
                <w:bCs/>
                <w:sz w:val="24"/>
                <w:szCs w:val="24"/>
                <w:lang w:eastAsia="es-PY"/>
              </w:rPr>
            </w:pPr>
            <w:r w:rsidRPr="00330D9D">
              <w:rPr>
                <w:rFonts w:ascii="Times New Roman" w:eastAsia="Times New Roman" w:hAnsi="Times New Roman" w:cs="Times New Roman"/>
                <w:b/>
                <w:bCs/>
                <w:sz w:val="24"/>
                <w:szCs w:val="24"/>
                <w:lang w:eastAsia="es-PY"/>
              </w:rPr>
              <w:t>Operador</w:t>
            </w:r>
          </w:p>
        </w:tc>
        <w:tc>
          <w:tcPr>
            <w:tcW w:w="0" w:type="auto"/>
            <w:tcBorders>
              <w:top w:val="outset" w:sz="6" w:space="0" w:color="auto"/>
              <w:left w:val="outset" w:sz="6" w:space="0" w:color="auto"/>
              <w:bottom w:val="single" w:sz="6" w:space="0" w:color="DFDFDF"/>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b/>
                <w:bCs/>
                <w:sz w:val="24"/>
                <w:szCs w:val="24"/>
                <w:lang w:eastAsia="es-PY"/>
              </w:rPr>
            </w:pPr>
            <w:r w:rsidRPr="00330D9D">
              <w:rPr>
                <w:rFonts w:ascii="Times New Roman" w:eastAsia="Times New Roman" w:hAnsi="Times New Roman" w:cs="Times New Roman"/>
                <w:b/>
                <w:bCs/>
                <w:sz w:val="24"/>
                <w:szCs w:val="24"/>
                <w:lang w:eastAsia="es-PY"/>
              </w:rPr>
              <w:t>Operación</w:t>
            </w:r>
          </w:p>
        </w:tc>
        <w:tc>
          <w:tcPr>
            <w:tcW w:w="0" w:type="auto"/>
            <w:tcBorders>
              <w:top w:val="outset" w:sz="6" w:space="0" w:color="auto"/>
              <w:left w:val="outset" w:sz="6" w:space="0" w:color="auto"/>
              <w:bottom w:val="single" w:sz="6" w:space="0" w:color="DFDFDF"/>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b/>
                <w:bCs/>
                <w:sz w:val="24"/>
                <w:szCs w:val="24"/>
                <w:lang w:eastAsia="es-PY"/>
              </w:rPr>
            </w:pPr>
            <w:r w:rsidRPr="00330D9D">
              <w:rPr>
                <w:rFonts w:ascii="Times New Roman" w:eastAsia="Times New Roman" w:hAnsi="Times New Roman" w:cs="Times New Roman"/>
                <w:b/>
                <w:bCs/>
                <w:sz w:val="24"/>
                <w:szCs w:val="24"/>
                <w:lang w:eastAsia="es-PY"/>
              </w:rPr>
              <w:t>Nivel</w:t>
            </w:r>
          </w:p>
        </w:tc>
      </w:tr>
      <w:tr w:rsidR="00330D9D" w:rsidRPr="00330D9D" w:rsidTr="00330D9D">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exponenciación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1</w:t>
            </w:r>
          </w:p>
        </w:tc>
      </w:tr>
      <w:tr w:rsidR="00330D9D" w:rsidRPr="00330D9D" w:rsidTr="00330D9D">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identidad, negación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2</w:t>
            </w:r>
          </w:p>
        </w:tc>
      </w:tr>
      <w:tr w:rsidR="00330D9D" w:rsidRPr="00330D9D" w:rsidTr="00330D9D">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multiplicación, división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3</w:t>
            </w:r>
          </w:p>
        </w:tc>
      </w:tr>
      <w:tr w:rsidR="00330D9D" w:rsidRPr="00330D9D" w:rsidTr="00330D9D">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lastRenderedPageBreak/>
              <w:t>+, -, ||</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suma, resta, concatenación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4</w:t>
            </w:r>
          </w:p>
        </w:tc>
      </w:tr>
      <w:tr w:rsidR="00330D9D" w:rsidRPr="00330D9D" w:rsidTr="00330D9D">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 &lt;, &gt;, &lt;=, &gt;=, &lt;&gt;, !=, ~=, ^=, IS NULL, LIKE, BETWEEN, IN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comparación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5</w:t>
            </w:r>
          </w:p>
        </w:tc>
      </w:tr>
      <w:tr w:rsidR="00330D9D" w:rsidRPr="00330D9D" w:rsidTr="00330D9D">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NOT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negación lógica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6</w:t>
            </w:r>
          </w:p>
        </w:tc>
      </w:tr>
      <w:tr w:rsidR="00330D9D" w:rsidRPr="00330D9D" w:rsidTr="00330D9D">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AND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conjunción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7</w:t>
            </w:r>
          </w:p>
        </w:tc>
      </w:tr>
      <w:tr w:rsidR="00330D9D" w:rsidRPr="00330D9D" w:rsidTr="00330D9D">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OR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inclusión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8</w:t>
            </w:r>
          </w:p>
        </w:tc>
      </w:tr>
    </w:tbl>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 xml:space="preserve">Los operadores se evalúan según su nivel, en caso de que se tenga que evaluar operadores del mismo nivel, éstos se evalúan sin ninguna prioridad. En caso de que se desee modificar la forma en que PL/SQL </w:t>
      </w:r>
      <w:proofErr w:type="spellStart"/>
      <w:r w:rsidRPr="00330D9D">
        <w:rPr>
          <w:rFonts w:ascii="Arial" w:eastAsia="Times New Roman" w:hAnsi="Arial" w:cs="Arial"/>
          <w:color w:val="444444"/>
          <w:sz w:val="21"/>
          <w:szCs w:val="21"/>
          <w:lang w:eastAsia="es-PY"/>
        </w:rPr>
        <w:t>evalua</w:t>
      </w:r>
      <w:proofErr w:type="spellEnd"/>
      <w:r w:rsidRPr="00330D9D">
        <w:rPr>
          <w:rFonts w:ascii="Arial" w:eastAsia="Times New Roman" w:hAnsi="Arial" w:cs="Arial"/>
          <w:color w:val="444444"/>
          <w:sz w:val="21"/>
          <w:szCs w:val="21"/>
          <w:lang w:eastAsia="es-PY"/>
        </w:rPr>
        <w:t xml:space="preserve"> los operadores se pueden utilizar paréntesis para agrupar expresiones.</w:t>
      </w:r>
    </w:p>
    <w:p w:rsidR="00330D9D" w:rsidRPr="00330D9D" w:rsidRDefault="00330D9D" w:rsidP="00330D9D">
      <w:pPr>
        <w:spacing w:before="300" w:after="150" w:line="540" w:lineRule="atLeast"/>
        <w:outlineLvl w:val="1"/>
        <w:rPr>
          <w:rFonts w:ascii="Arial" w:eastAsia="Times New Roman" w:hAnsi="Arial" w:cs="Arial"/>
          <w:b/>
          <w:bCs/>
          <w:color w:val="444444"/>
          <w:sz w:val="45"/>
          <w:szCs w:val="45"/>
          <w:lang w:eastAsia="es-PY"/>
        </w:rPr>
      </w:pPr>
      <w:r w:rsidRPr="00330D9D">
        <w:rPr>
          <w:rFonts w:ascii="Arial" w:eastAsia="Times New Roman" w:hAnsi="Arial" w:cs="Arial"/>
          <w:b/>
          <w:bCs/>
          <w:color w:val="444444"/>
          <w:sz w:val="45"/>
          <w:szCs w:val="45"/>
          <w:lang w:eastAsia="es-PY"/>
        </w:rPr>
        <w:t>Operadores lógicos</w:t>
      </w:r>
    </w:p>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 xml:space="preserve">Los operadores lógicos AND, OR y NOT pueden evaluar 3 tipos de valores: </w:t>
      </w:r>
      <w:proofErr w:type="gramStart"/>
      <w:r w:rsidRPr="00330D9D">
        <w:rPr>
          <w:rFonts w:ascii="Arial" w:eastAsia="Times New Roman" w:hAnsi="Arial" w:cs="Arial"/>
          <w:color w:val="444444"/>
          <w:sz w:val="21"/>
          <w:szCs w:val="21"/>
          <w:lang w:eastAsia="es-PY"/>
        </w:rPr>
        <w:t>TRUE(</w:t>
      </w:r>
      <w:proofErr w:type="gramEnd"/>
      <w:r w:rsidRPr="00330D9D">
        <w:rPr>
          <w:rFonts w:ascii="Arial" w:eastAsia="Times New Roman" w:hAnsi="Arial" w:cs="Arial"/>
          <w:color w:val="444444"/>
          <w:sz w:val="21"/>
          <w:szCs w:val="21"/>
          <w:lang w:eastAsia="es-PY"/>
        </w:rPr>
        <w:t>verdadero), FALSE(falso) y NULL(nulo), la siguiente tabla muestra la lógica de los operadores:</w:t>
      </w:r>
    </w:p>
    <w:tbl>
      <w:tblPr>
        <w:tblW w:w="1002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45"/>
        <w:gridCol w:w="1946"/>
        <w:gridCol w:w="2237"/>
        <w:gridCol w:w="1946"/>
        <w:gridCol w:w="1946"/>
      </w:tblGrid>
      <w:tr w:rsidR="00330D9D" w:rsidRPr="00330D9D" w:rsidTr="00330D9D">
        <w:trPr>
          <w:tblHeader/>
        </w:trPr>
        <w:tc>
          <w:tcPr>
            <w:tcW w:w="0" w:type="auto"/>
            <w:gridSpan w:val="5"/>
            <w:tcBorders>
              <w:top w:val="nil"/>
              <w:left w:val="nil"/>
              <w:bottom w:val="nil"/>
              <w:right w:val="nil"/>
            </w:tcBorders>
            <w:shd w:val="clear" w:color="auto" w:fill="auto"/>
            <w:tcMar>
              <w:top w:w="120" w:type="dxa"/>
              <w:left w:w="120" w:type="dxa"/>
              <w:bottom w:w="120" w:type="dxa"/>
              <w:right w:w="120" w:type="dxa"/>
            </w:tcMar>
            <w:vAlign w:val="center"/>
            <w:hideMark/>
          </w:tcPr>
          <w:p w:rsidR="00330D9D" w:rsidRPr="00330D9D" w:rsidRDefault="00330D9D" w:rsidP="00330D9D">
            <w:pPr>
              <w:spacing w:after="300" w:line="240" w:lineRule="auto"/>
              <w:jc w:val="center"/>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Tabla de verdad de operadores lógicos</w:t>
            </w:r>
          </w:p>
        </w:tc>
      </w:tr>
      <w:tr w:rsidR="00330D9D" w:rsidRPr="00330D9D" w:rsidTr="00330D9D">
        <w:trPr>
          <w:tblHeader/>
        </w:trPr>
        <w:tc>
          <w:tcPr>
            <w:tcW w:w="0" w:type="auto"/>
            <w:tcBorders>
              <w:top w:val="outset" w:sz="6" w:space="0" w:color="auto"/>
              <w:left w:val="outset" w:sz="6" w:space="0" w:color="auto"/>
              <w:bottom w:val="single" w:sz="6" w:space="0" w:color="DFDFDF"/>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b/>
                <w:bCs/>
                <w:sz w:val="24"/>
                <w:szCs w:val="24"/>
                <w:lang w:eastAsia="es-PY"/>
              </w:rPr>
            </w:pPr>
            <w:r w:rsidRPr="00330D9D">
              <w:rPr>
                <w:rFonts w:ascii="Times New Roman" w:eastAsia="Times New Roman" w:hAnsi="Times New Roman" w:cs="Times New Roman"/>
                <w:b/>
                <w:bCs/>
                <w:sz w:val="24"/>
                <w:szCs w:val="24"/>
                <w:lang w:eastAsia="es-PY"/>
              </w:rPr>
              <w:t>x</w:t>
            </w:r>
          </w:p>
        </w:tc>
        <w:tc>
          <w:tcPr>
            <w:tcW w:w="0" w:type="auto"/>
            <w:tcBorders>
              <w:top w:val="outset" w:sz="6" w:space="0" w:color="auto"/>
              <w:left w:val="outset" w:sz="6" w:space="0" w:color="auto"/>
              <w:bottom w:val="single" w:sz="6" w:space="0" w:color="DFDFDF"/>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b/>
                <w:bCs/>
                <w:sz w:val="24"/>
                <w:szCs w:val="24"/>
                <w:lang w:eastAsia="es-PY"/>
              </w:rPr>
            </w:pPr>
            <w:r w:rsidRPr="00330D9D">
              <w:rPr>
                <w:rFonts w:ascii="Times New Roman" w:eastAsia="Times New Roman" w:hAnsi="Times New Roman" w:cs="Times New Roman"/>
                <w:b/>
                <w:bCs/>
                <w:sz w:val="24"/>
                <w:szCs w:val="24"/>
                <w:lang w:eastAsia="es-PY"/>
              </w:rPr>
              <w:t>y</w:t>
            </w:r>
          </w:p>
        </w:tc>
        <w:tc>
          <w:tcPr>
            <w:tcW w:w="0" w:type="auto"/>
            <w:tcBorders>
              <w:top w:val="outset" w:sz="6" w:space="0" w:color="auto"/>
              <w:left w:val="outset" w:sz="6" w:space="0" w:color="auto"/>
              <w:bottom w:val="single" w:sz="6" w:space="0" w:color="DFDFDF"/>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b/>
                <w:bCs/>
                <w:sz w:val="24"/>
                <w:szCs w:val="24"/>
                <w:lang w:eastAsia="es-PY"/>
              </w:rPr>
            </w:pPr>
            <w:r w:rsidRPr="00330D9D">
              <w:rPr>
                <w:rFonts w:ascii="Times New Roman" w:eastAsia="Times New Roman" w:hAnsi="Times New Roman" w:cs="Times New Roman"/>
                <w:b/>
                <w:bCs/>
                <w:sz w:val="24"/>
                <w:szCs w:val="24"/>
                <w:lang w:eastAsia="es-PY"/>
              </w:rPr>
              <w:t>x AND y</w:t>
            </w:r>
          </w:p>
        </w:tc>
        <w:tc>
          <w:tcPr>
            <w:tcW w:w="0" w:type="auto"/>
            <w:tcBorders>
              <w:top w:val="outset" w:sz="6" w:space="0" w:color="auto"/>
              <w:left w:val="outset" w:sz="6" w:space="0" w:color="auto"/>
              <w:bottom w:val="single" w:sz="6" w:space="0" w:color="DFDFDF"/>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b/>
                <w:bCs/>
                <w:sz w:val="24"/>
                <w:szCs w:val="24"/>
                <w:lang w:eastAsia="es-PY"/>
              </w:rPr>
            </w:pPr>
            <w:r w:rsidRPr="00330D9D">
              <w:rPr>
                <w:rFonts w:ascii="Times New Roman" w:eastAsia="Times New Roman" w:hAnsi="Times New Roman" w:cs="Times New Roman"/>
                <w:b/>
                <w:bCs/>
                <w:sz w:val="24"/>
                <w:szCs w:val="24"/>
                <w:lang w:eastAsia="es-PY"/>
              </w:rPr>
              <w:t>x OR y</w:t>
            </w:r>
          </w:p>
        </w:tc>
        <w:tc>
          <w:tcPr>
            <w:tcW w:w="0" w:type="auto"/>
            <w:tcBorders>
              <w:top w:val="outset" w:sz="6" w:space="0" w:color="auto"/>
              <w:left w:val="outset" w:sz="6" w:space="0" w:color="auto"/>
              <w:bottom w:val="single" w:sz="6" w:space="0" w:color="DFDFDF"/>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b/>
                <w:bCs/>
                <w:sz w:val="24"/>
                <w:szCs w:val="24"/>
                <w:lang w:eastAsia="es-PY"/>
              </w:rPr>
            </w:pPr>
            <w:r w:rsidRPr="00330D9D">
              <w:rPr>
                <w:rFonts w:ascii="Times New Roman" w:eastAsia="Times New Roman" w:hAnsi="Times New Roman" w:cs="Times New Roman"/>
                <w:b/>
                <w:bCs/>
                <w:sz w:val="24"/>
                <w:szCs w:val="24"/>
                <w:lang w:eastAsia="es-PY"/>
              </w:rPr>
              <w:t>NOT x</w:t>
            </w:r>
          </w:p>
        </w:tc>
      </w:tr>
      <w:tr w:rsidR="00330D9D" w:rsidRPr="00330D9D" w:rsidTr="00330D9D">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TRUE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TRUE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TRUE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TRUE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FALSE</w:t>
            </w:r>
          </w:p>
        </w:tc>
      </w:tr>
      <w:tr w:rsidR="00330D9D" w:rsidRPr="00330D9D" w:rsidTr="00330D9D">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TRUE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FALSE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FALSE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TRUE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FALSE</w:t>
            </w:r>
          </w:p>
        </w:tc>
      </w:tr>
      <w:tr w:rsidR="00330D9D" w:rsidRPr="00330D9D" w:rsidTr="00330D9D">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TRUE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NULL</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NULL</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TRUE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FALSE</w:t>
            </w:r>
          </w:p>
        </w:tc>
      </w:tr>
      <w:tr w:rsidR="00330D9D" w:rsidRPr="00330D9D" w:rsidTr="00330D9D">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lastRenderedPageBreak/>
              <w:t>FALSE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TRUE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FALSE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TRUE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TRUE</w:t>
            </w:r>
          </w:p>
        </w:tc>
      </w:tr>
      <w:tr w:rsidR="00330D9D" w:rsidRPr="00330D9D" w:rsidTr="00330D9D">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FALSE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FALSE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FALSE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FALSE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TRUE</w:t>
            </w:r>
          </w:p>
        </w:tc>
      </w:tr>
      <w:tr w:rsidR="00330D9D" w:rsidRPr="00330D9D" w:rsidTr="00330D9D">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FALSE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NULL</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FALSE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NULL</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TRUE</w:t>
            </w:r>
          </w:p>
        </w:tc>
      </w:tr>
      <w:tr w:rsidR="00330D9D" w:rsidRPr="00330D9D" w:rsidTr="00330D9D">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NULL</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TRUE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NULL</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TRUE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NULL</w:t>
            </w:r>
          </w:p>
        </w:tc>
      </w:tr>
      <w:tr w:rsidR="00330D9D" w:rsidRPr="00330D9D" w:rsidTr="00330D9D">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NULL</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FALSE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FALSE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NULL</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NULL</w:t>
            </w:r>
          </w:p>
        </w:tc>
      </w:tr>
      <w:tr w:rsidR="00330D9D" w:rsidRPr="00330D9D" w:rsidTr="00330D9D">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NULL</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NULL</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NULL</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NULL</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NULL</w:t>
            </w:r>
          </w:p>
        </w:tc>
      </w:tr>
    </w:tbl>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 xml:space="preserve">Los operadores lógicos son utilizados mayormente en sentencias de control, como la condicional IF o WHILE. El tipo de dato que almacena valores lógicos es BOOLEAN, </w:t>
      </w:r>
      <w:proofErr w:type="spellStart"/>
      <w:r w:rsidRPr="00330D9D">
        <w:rPr>
          <w:rFonts w:ascii="Arial" w:eastAsia="Times New Roman" w:hAnsi="Arial" w:cs="Arial"/>
          <w:color w:val="444444"/>
          <w:sz w:val="21"/>
          <w:szCs w:val="21"/>
          <w:lang w:eastAsia="es-PY"/>
        </w:rPr>
        <w:t>veámos</w:t>
      </w:r>
      <w:proofErr w:type="spellEnd"/>
      <w:r w:rsidRPr="00330D9D">
        <w:rPr>
          <w:rFonts w:ascii="Arial" w:eastAsia="Times New Roman" w:hAnsi="Arial" w:cs="Arial"/>
          <w:color w:val="444444"/>
          <w:sz w:val="21"/>
          <w:szCs w:val="21"/>
          <w:lang w:eastAsia="es-PY"/>
        </w:rPr>
        <w:t xml:space="preserve"> un 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3571"/>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01</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DECLARE</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02</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V_VARIABLE BOOLEAN</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 FALSE;</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4291"/>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03</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BEGIN</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04</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V_VARIABLE := V_VARIABLE AND</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TRUE;</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4471"/>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05</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Times New Roman" w:eastAsia="Times New Roman" w:hAnsi="Times New Roman" w:cs="Times New Roman"/>
                <w:sz w:val="24"/>
                <w:szCs w:val="24"/>
                <w:lang w:eastAsia="es-PY"/>
              </w:rPr>
              <w:t> </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06</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--Evaluamos el valor de V_VARIABLE,</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112"/>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07</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 en imprimimos un texto indicando el valor que almacena</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08</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IF</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V_VARIABLE = TRUE</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THEN</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911"/>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09</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DBMS_OUTPUT.PUT_LINE('V_VARIABLE vale TRUE');</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10</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ELSIF</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V_VARIABLE = FALSE</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THEN</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6031"/>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11</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DBMS_OUTPUT.PUT_LINE('V_VARIABLE vale FALSE');</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12</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ELSIF</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V_VARIABLE IS</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NULL</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THEN</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911"/>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13</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DBMS_OUTPUT.PUT_LINE('V_VARIABLE vale NULL');</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14</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END</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IF;</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9"/>
        <w:gridCol w:w="1657"/>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15</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END;</w:t>
            </w:r>
          </w:p>
        </w:tc>
      </w:tr>
      <w:tr w:rsidR="00330D9D" w:rsidRPr="00330D9D" w:rsidTr="00330D9D">
        <w:trPr>
          <w:tblCellSpacing w:w="15" w:type="dxa"/>
        </w:trPr>
        <w:tc>
          <w:tcPr>
            <w:tcW w:w="0" w:type="auto"/>
            <w:gridSpan w:val="3"/>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V_VARIABLE vale FALSE</w:t>
            </w:r>
          </w:p>
        </w:tc>
      </w:tr>
    </w:tbl>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 xml:space="preserve">El valor NULL, es un valor especial, éste indica que la variable no tiene asignado ningún valor, es algo así como vacío. Todas las variables que no se les asigna un valor al momento de ser declaradas </w:t>
      </w:r>
      <w:proofErr w:type="gramStart"/>
      <w:r w:rsidRPr="00330D9D">
        <w:rPr>
          <w:rFonts w:ascii="Arial" w:eastAsia="Times New Roman" w:hAnsi="Arial" w:cs="Arial"/>
          <w:color w:val="444444"/>
          <w:sz w:val="21"/>
          <w:szCs w:val="21"/>
          <w:lang w:eastAsia="es-PY"/>
        </w:rPr>
        <w:t>tiene</w:t>
      </w:r>
      <w:proofErr w:type="gramEnd"/>
      <w:r w:rsidRPr="00330D9D">
        <w:rPr>
          <w:rFonts w:ascii="Arial" w:eastAsia="Times New Roman" w:hAnsi="Arial" w:cs="Arial"/>
          <w:color w:val="444444"/>
          <w:sz w:val="21"/>
          <w:szCs w:val="21"/>
          <w:lang w:eastAsia="es-PY"/>
        </w:rPr>
        <w:t xml:space="preserve"> como valor por defecto a NULL: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2551"/>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lastRenderedPageBreak/>
              <w:t>01</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DECLARE</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02</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V_VARIABLE BOOLEAN;</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4291"/>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03</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BEGIN</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04</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V_VARIABLE := V_VARIABLE AND</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TRUE;</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6151"/>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05</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Times New Roman" w:eastAsia="Times New Roman" w:hAnsi="Times New Roman" w:cs="Times New Roman"/>
                <w:sz w:val="24"/>
                <w:szCs w:val="24"/>
                <w:lang w:eastAsia="es-PY"/>
              </w:rPr>
              <w:t> </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06</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--Para éste caso el valor de V_VARIABLE será NULL</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791"/>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07</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--debido a que : NULL AND TRUE es igual a NULL</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08</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IF</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V_VARIABLE = TRUE</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THEN</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911"/>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09</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DBMS_OUTPUT.PUT_LINE('V_VARIABLE vale TRUE');</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10</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ELSIF</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V_VARIABLE = FALSE</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THEN</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6031"/>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11</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DBMS_OUTPUT.PUT_LINE('V_VARIABLE vale FALSE');</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12</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ELSIF</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V_VARIABLE IS</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NULL</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THEN</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911"/>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13</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DBMS_OUTPUT.PUT_LINE('V_VARIABLE vale NULL');</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14</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END</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IF;</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7"/>
        <w:gridCol w:w="1579"/>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15</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END;</w:t>
            </w:r>
          </w:p>
        </w:tc>
      </w:tr>
      <w:tr w:rsidR="00330D9D" w:rsidRPr="00330D9D" w:rsidTr="00330D9D">
        <w:trPr>
          <w:tblCellSpacing w:w="15" w:type="dxa"/>
        </w:trPr>
        <w:tc>
          <w:tcPr>
            <w:tcW w:w="0" w:type="auto"/>
            <w:gridSpan w:val="3"/>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V_VARIABLE vale NULL</w:t>
            </w:r>
          </w:p>
        </w:tc>
      </w:tr>
    </w:tbl>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Igual que en el caso de cualquier operador, en los operadores lógicos se pueden utilizar los paréntesis para indicar al motor PL/SQL el orden en el que debe evaluar los operadores: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2731"/>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01</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DECLARE</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02</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V_X BOOLEAN</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 FALSE;</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2731"/>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03</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V_Y BOOLEAN</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 FALSE;</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04</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V_VARIABLE  BOOLEAN;</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6392"/>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05</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 Procedimiento para saber el valor de la variable</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06</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 booleana</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371"/>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07</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PROCEDURE</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IMPRIMIR_VARIABLE(V_VARI BOOLEAN)</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08</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IS</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2911"/>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09</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BEGIN</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10</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IF</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V_VARI = TRUE</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THEN</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671"/>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11</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DBMS_OUTPUT.PUT_LINE('V_VARI vale TRUE');</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12</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ELSIF</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V_VARI = FALSE</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THEN</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791"/>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13</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DBMS_OUTPUT.PUT_LINE('V_VARI vale FALSE');</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14</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ELSIF</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V_VARI IS</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NULL</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THEN</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671"/>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15</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DBMS_OUTPUT.PUT_LINE('V_VARI vale NULL');</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16</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END</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IF;</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2851"/>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17</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END</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IMPRIMIR_VARIABLE;</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18</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BEGIN</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3871"/>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19</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--El orden de evaluación será:</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20</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 Primero los AND</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4711"/>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21</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 Seguido de los OR, resultado FALSE</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22</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 Finalmente los NOT</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3871"/>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23</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V_VARIABLE := NOT</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V_Y AND</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V_X;</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lastRenderedPageBreak/>
              <w:t>24</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IMPRIMIR_VARIABLE(V_VARIABLE);</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6151"/>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25</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 Podemos cambiar el orden de precedencia usando</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26</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 paréntesis</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4036"/>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27</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V_VARIABLE := NOT</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(V_X AND</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V_X);</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28</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IMPRIMIR_VARIABLE(V_VARIABLE); </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2"/>
        <w:gridCol w:w="1344"/>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29</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END;</w:t>
            </w:r>
          </w:p>
        </w:tc>
      </w:tr>
      <w:tr w:rsidR="00330D9D" w:rsidRPr="00330D9D" w:rsidTr="00330D9D">
        <w:trPr>
          <w:tblCellSpacing w:w="15" w:type="dxa"/>
        </w:trPr>
        <w:tc>
          <w:tcPr>
            <w:tcW w:w="0" w:type="auto"/>
            <w:gridSpan w:val="3"/>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V_VARI vale FALSE</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V_VARI vale TRUE</w:t>
            </w:r>
          </w:p>
        </w:tc>
      </w:tr>
    </w:tbl>
    <w:p w:rsidR="00330D9D" w:rsidRPr="00330D9D" w:rsidRDefault="00330D9D" w:rsidP="00330D9D">
      <w:pPr>
        <w:spacing w:before="300" w:after="150" w:line="540" w:lineRule="atLeast"/>
        <w:outlineLvl w:val="1"/>
        <w:rPr>
          <w:rFonts w:ascii="Arial" w:eastAsia="Times New Roman" w:hAnsi="Arial" w:cs="Arial"/>
          <w:b/>
          <w:bCs/>
          <w:color w:val="444444"/>
          <w:sz w:val="45"/>
          <w:szCs w:val="45"/>
          <w:lang w:eastAsia="es-PY"/>
        </w:rPr>
      </w:pPr>
      <w:r w:rsidRPr="00330D9D">
        <w:rPr>
          <w:rFonts w:ascii="Arial" w:eastAsia="Times New Roman" w:hAnsi="Arial" w:cs="Arial"/>
          <w:b/>
          <w:bCs/>
          <w:color w:val="444444"/>
          <w:sz w:val="45"/>
          <w:szCs w:val="45"/>
          <w:lang w:eastAsia="es-PY"/>
        </w:rPr>
        <w:t>Operadores aritméticos</w:t>
      </w:r>
    </w:p>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 xml:space="preserve">Al igual que en la </w:t>
      </w:r>
      <w:proofErr w:type="spellStart"/>
      <w:r w:rsidRPr="00330D9D">
        <w:rPr>
          <w:rFonts w:ascii="Arial" w:eastAsia="Times New Roman" w:hAnsi="Arial" w:cs="Arial"/>
          <w:color w:val="444444"/>
          <w:sz w:val="21"/>
          <w:szCs w:val="21"/>
          <w:lang w:eastAsia="es-PY"/>
        </w:rPr>
        <w:t>mayoria</w:t>
      </w:r>
      <w:proofErr w:type="spellEnd"/>
      <w:r w:rsidRPr="00330D9D">
        <w:rPr>
          <w:rFonts w:ascii="Arial" w:eastAsia="Times New Roman" w:hAnsi="Arial" w:cs="Arial"/>
          <w:color w:val="444444"/>
          <w:sz w:val="21"/>
          <w:szCs w:val="21"/>
          <w:lang w:eastAsia="es-PY"/>
        </w:rPr>
        <w:t xml:space="preserve"> de lenguajes de programación,  en PL/SQL se pueden hacer uso de los operadores aritméticos, entre los cuales tenemos:</w:t>
      </w:r>
    </w:p>
    <w:tbl>
      <w:tblPr>
        <w:tblW w:w="1002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254"/>
        <w:gridCol w:w="7619"/>
        <w:gridCol w:w="1147"/>
      </w:tblGrid>
      <w:tr w:rsidR="00330D9D" w:rsidRPr="00330D9D" w:rsidTr="00330D9D">
        <w:trPr>
          <w:tblHeader/>
        </w:trPr>
        <w:tc>
          <w:tcPr>
            <w:tcW w:w="0" w:type="auto"/>
            <w:gridSpan w:val="3"/>
            <w:tcBorders>
              <w:top w:val="nil"/>
              <w:left w:val="nil"/>
              <w:bottom w:val="nil"/>
              <w:right w:val="nil"/>
            </w:tcBorders>
            <w:shd w:val="clear" w:color="auto" w:fill="auto"/>
            <w:tcMar>
              <w:top w:w="120" w:type="dxa"/>
              <w:left w:w="120" w:type="dxa"/>
              <w:bottom w:w="120" w:type="dxa"/>
              <w:right w:w="120" w:type="dxa"/>
            </w:tcMar>
            <w:vAlign w:val="center"/>
            <w:hideMark/>
          </w:tcPr>
          <w:p w:rsidR="00330D9D" w:rsidRPr="00330D9D" w:rsidRDefault="00330D9D" w:rsidP="00330D9D">
            <w:pPr>
              <w:spacing w:after="300" w:line="240" w:lineRule="auto"/>
              <w:jc w:val="center"/>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Operadores aritméticos</w:t>
            </w:r>
          </w:p>
        </w:tc>
      </w:tr>
      <w:tr w:rsidR="00330D9D" w:rsidRPr="00330D9D" w:rsidTr="00330D9D">
        <w:trPr>
          <w:tblHeader/>
        </w:trPr>
        <w:tc>
          <w:tcPr>
            <w:tcW w:w="0" w:type="auto"/>
            <w:tcBorders>
              <w:top w:val="outset" w:sz="6" w:space="0" w:color="auto"/>
              <w:left w:val="outset" w:sz="6" w:space="0" w:color="auto"/>
              <w:bottom w:val="single" w:sz="6" w:space="0" w:color="DFDFDF"/>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b/>
                <w:bCs/>
                <w:sz w:val="24"/>
                <w:szCs w:val="24"/>
                <w:lang w:eastAsia="es-PY"/>
              </w:rPr>
            </w:pPr>
            <w:r w:rsidRPr="00330D9D">
              <w:rPr>
                <w:rFonts w:ascii="Times New Roman" w:eastAsia="Times New Roman" w:hAnsi="Times New Roman" w:cs="Times New Roman"/>
                <w:b/>
                <w:bCs/>
                <w:sz w:val="24"/>
                <w:szCs w:val="24"/>
                <w:lang w:eastAsia="es-PY"/>
              </w:rPr>
              <w:t>Operador</w:t>
            </w:r>
          </w:p>
        </w:tc>
        <w:tc>
          <w:tcPr>
            <w:tcW w:w="0" w:type="auto"/>
            <w:tcBorders>
              <w:top w:val="outset" w:sz="6" w:space="0" w:color="auto"/>
              <w:left w:val="outset" w:sz="6" w:space="0" w:color="auto"/>
              <w:bottom w:val="single" w:sz="6" w:space="0" w:color="DFDFDF"/>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b/>
                <w:bCs/>
                <w:sz w:val="24"/>
                <w:szCs w:val="24"/>
                <w:lang w:eastAsia="es-PY"/>
              </w:rPr>
            </w:pPr>
            <w:r w:rsidRPr="00330D9D">
              <w:rPr>
                <w:rFonts w:ascii="Times New Roman" w:eastAsia="Times New Roman" w:hAnsi="Times New Roman" w:cs="Times New Roman"/>
                <w:b/>
                <w:bCs/>
                <w:sz w:val="24"/>
                <w:szCs w:val="24"/>
                <w:lang w:eastAsia="es-PY"/>
              </w:rPr>
              <w:t>Descripción</w:t>
            </w:r>
          </w:p>
        </w:tc>
        <w:tc>
          <w:tcPr>
            <w:tcW w:w="0" w:type="auto"/>
            <w:tcBorders>
              <w:top w:val="outset" w:sz="6" w:space="0" w:color="auto"/>
              <w:left w:val="outset" w:sz="6" w:space="0" w:color="auto"/>
              <w:bottom w:val="single" w:sz="6" w:space="0" w:color="DFDFDF"/>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b/>
                <w:bCs/>
                <w:sz w:val="24"/>
                <w:szCs w:val="24"/>
                <w:lang w:eastAsia="es-PY"/>
              </w:rPr>
            </w:pPr>
            <w:proofErr w:type="spellStart"/>
            <w:r w:rsidRPr="00330D9D">
              <w:rPr>
                <w:rFonts w:ascii="Times New Roman" w:eastAsia="Times New Roman" w:hAnsi="Times New Roman" w:cs="Times New Roman"/>
                <w:b/>
                <w:bCs/>
                <w:sz w:val="24"/>
                <w:szCs w:val="24"/>
                <w:lang w:eastAsia="es-PY"/>
              </w:rPr>
              <w:t>EJemplo</w:t>
            </w:r>
            <w:proofErr w:type="spellEnd"/>
          </w:p>
        </w:tc>
      </w:tr>
      <w:tr w:rsidR="00330D9D" w:rsidRPr="00330D9D" w:rsidTr="00330D9D">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Operador de suma, permite realizar una sumatoria entre 2 variables o constantes.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2 +2</w:t>
            </w:r>
          </w:p>
        </w:tc>
      </w:tr>
      <w:tr w:rsidR="00330D9D" w:rsidRPr="00330D9D" w:rsidTr="00330D9D">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Operador de resta, permite realizar una resta entre 2 variables o constantes.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6 - 2</w:t>
            </w:r>
          </w:p>
        </w:tc>
      </w:tr>
      <w:tr w:rsidR="00330D9D" w:rsidRPr="00330D9D" w:rsidTr="00330D9D">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Operador de multiplicación, permite realizar una multiplicación entre 2 variables o constantes.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7 * 8</w:t>
            </w:r>
          </w:p>
        </w:tc>
      </w:tr>
      <w:tr w:rsidR="00330D9D" w:rsidRPr="00330D9D" w:rsidTr="00330D9D">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Operador de división, permite realizar una división entre 2 variables o constantes.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9 / 10</w:t>
            </w:r>
          </w:p>
        </w:tc>
      </w:tr>
      <w:tr w:rsidR="00330D9D" w:rsidRPr="00330D9D" w:rsidTr="00330D9D">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 xml:space="preserve">Operador de exponenciación, eleva un </w:t>
            </w:r>
            <w:proofErr w:type="spellStart"/>
            <w:proofErr w:type="gramStart"/>
            <w:r w:rsidRPr="00330D9D">
              <w:rPr>
                <w:rFonts w:ascii="Times New Roman" w:eastAsia="Times New Roman" w:hAnsi="Times New Roman" w:cs="Times New Roman"/>
                <w:sz w:val="24"/>
                <w:szCs w:val="24"/>
                <w:lang w:eastAsia="es-PY"/>
              </w:rPr>
              <w:t>numero</w:t>
            </w:r>
            <w:proofErr w:type="spellEnd"/>
            <w:proofErr w:type="gramEnd"/>
            <w:r w:rsidRPr="00330D9D">
              <w:rPr>
                <w:rFonts w:ascii="Times New Roman" w:eastAsia="Times New Roman" w:hAnsi="Times New Roman" w:cs="Times New Roman"/>
                <w:sz w:val="24"/>
                <w:szCs w:val="24"/>
                <w:lang w:eastAsia="es-PY"/>
              </w:rPr>
              <w:t xml:space="preserve"> a la potencia indicada.</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330D9D" w:rsidRPr="00330D9D" w:rsidRDefault="00330D9D" w:rsidP="00330D9D">
            <w:pPr>
              <w:spacing w:after="300" w:line="298" w:lineRule="atLeast"/>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2 ** 3</w:t>
            </w:r>
          </w:p>
        </w:tc>
      </w:tr>
    </w:tbl>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En el siguiente bloque de código podemos ver un ejemplo de cada operación aritmética: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2611"/>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01</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DECLARE</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02</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proofErr w:type="spellStart"/>
            <w:r w:rsidRPr="00330D9D">
              <w:rPr>
                <w:rFonts w:ascii="Courier New" w:eastAsia="Times New Roman" w:hAnsi="Courier New" w:cs="Courier New"/>
                <w:sz w:val="20"/>
                <w:szCs w:val="20"/>
                <w:lang w:eastAsia="es-PY"/>
              </w:rPr>
              <w:t>v_a</w:t>
            </w:r>
            <w:proofErr w:type="spellEnd"/>
            <w:r w:rsidRPr="00330D9D">
              <w:rPr>
                <w:rFonts w:ascii="Courier New" w:eastAsia="Times New Roman" w:hAnsi="Courier New" w:cs="Courier New"/>
                <w:sz w:val="20"/>
                <w:szCs w:val="20"/>
                <w:lang w:eastAsia="es-PY"/>
              </w:rPr>
              <w:t>       NUMBER</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:=10;</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2611"/>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03</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proofErr w:type="spellStart"/>
            <w:r w:rsidRPr="00330D9D">
              <w:rPr>
                <w:rFonts w:ascii="Courier New" w:eastAsia="Times New Roman" w:hAnsi="Courier New" w:cs="Courier New"/>
                <w:sz w:val="20"/>
                <w:szCs w:val="20"/>
                <w:lang w:eastAsia="es-PY"/>
              </w:rPr>
              <w:t>v_b</w:t>
            </w:r>
            <w:proofErr w:type="spellEnd"/>
            <w:r w:rsidRPr="00330D9D">
              <w:rPr>
                <w:rFonts w:ascii="Courier New" w:eastAsia="Times New Roman" w:hAnsi="Courier New" w:cs="Courier New"/>
                <w:sz w:val="20"/>
                <w:szCs w:val="20"/>
                <w:lang w:eastAsia="es-PY"/>
              </w:rPr>
              <w:t>       NUMBER</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:=20;</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04</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resultado NUMBER;</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2671"/>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05</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BEGIN</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06</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 xml:space="preserve">resultado := </w:t>
            </w:r>
            <w:proofErr w:type="spellStart"/>
            <w:r w:rsidRPr="00330D9D">
              <w:rPr>
                <w:rFonts w:ascii="Courier New" w:eastAsia="Times New Roman" w:hAnsi="Courier New" w:cs="Courier New"/>
                <w:sz w:val="20"/>
                <w:szCs w:val="20"/>
                <w:lang w:eastAsia="es-PY"/>
              </w:rPr>
              <w:t>v_a</w:t>
            </w:r>
            <w:proofErr w:type="spellEnd"/>
            <w:r w:rsidRPr="00330D9D">
              <w:rPr>
                <w:rFonts w:ascii="Courier New" w:eastAsia="Times New Roman" w:hAnsi="Courier New" w:cs="Courier New"/>
                <w:sz w:val="20"/>
                <w:szCs w:val="20"/>
                <w:lang w:eastAsia="es-PY"/>
              </w:rPr>
              <w:t xml:space="preserve"> +</w:t>
            </w:r>
            <w:proofErr w:type="spellStart"/>
            <w:r w:rsidRPr="00330D9D">
              <w:rPr>
                <w:rFonts w:ascii="Courier New" w:eastAsia="Times New Roman" w:hAnsi="Courier New" w:cs="Courier New"/>
                <w:sz w:val="20"/>
                <w:szCs w:val="20"/>
                <w:lang w:eastAsia="es-PY"/>
              </w:rPr>
              <w:t>v_b</w:t>
            </w:r>
            <w:proofErr w:type="spellEnd"/>
            <w:r w:rsidRPr="00330D9D">
              <w:rPr>
                <w:rFonts w:ascii="Courier New" w:eastAsia="Times New Roman" w:hAnsi="Courier New" w:cs="Courier New"/>
                <w:sz w:val="20"/>
                <w:szCs w:val="20"/>
                <w:lang w:eastAsia="es-PY"/>
              </w:rPr>
              <w:t>;</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6812"/>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lastRenderedPageBreak/>
              <w:t>07</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DBMS_OUTPUT.PUT_LINE('Resultado de suma: '</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 resultado);</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08</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 </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6932"/>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09</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 xml:space="preserve">resultado := </w:t>
            </w:r>
            <w:proofErr w:type="spellStart"/>
            <w:r w:rsidRPr="00330D9D">
              <w:rPr>
                <w:rFonts w:ascii="Courier New" w:eastAsia="Times New Roman" w:hAnsi="Courier New" w:cs="Courier New"/>
                <w:sz w:val="20"/>
                <w:szCs w:val="20"/>
                <w:lang w:eastAsia="es-PY"/>
              </w:rPr>
              <w:t>v_a</w:t>
            </w:r>
            <w:proofErr w:type="spellEnd"/>
            <w:r w:rsidRPr="00330D9D">
              <w:rPr>
                <w:rFonts w:ascii="Courier New" w:eastAsia="Times New Roman" w:hAnsi="Courier New" w:cs="Courier New"/>
                <w:sz w:val="20"/>
                <w:szCs w:val="20"/>
                <w:lang w:eastAsia="es-PY"/>
              </w:rPr>
              <w:t xml:space="preserve"> - </w:t>
            </w:r>
            <w:proofErr w:type="spellStart"/>
            <w:r w:rsidRPr="00330D9D">
              <w:rPr>
                <w:rFonts w:ascii="Courier New" w:eastAsia="Times New Roman" w:hAnsi="Courier New" w:cs="Courier New"/>
                <w:sz w:val="20"/>
                <w:szCs w:val="20"/>
                <w:lang w:eastAsia="es-PY"/>
              </w:rPr>
              <w:t>v_b</w:t>
            </w:r>
            <w:proofErr w:type="spellEnd"/>
            <w:r w:rsidRPr="00330D9D">
              <w:rPr>
                <w:rFonts w:ascii="Courier New" w:eastAsia="Times New Roman" w:hAnsi="Courier New" w:cs="Courier New"/>
                <w:sz w:val="20"/>
                <w:szCs w:val="20"/>
                <w:lang w:eastAsia="es-PY"/>
              </w:rPr>
              <w:t>;</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10</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DBMS_OUTPUT.PUT_LINE('Resultado de resta: '</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 resultado);</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2671"/>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11</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 </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12</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 xml:space="preserve">resultado := </w:t>
            </w:r>
            <w:proofErr w:type="spellStart"/>
            <w:r w:rsidRPr="00330D9D">
              <w:rPr>
                <w:rFonts w:ascii="Courier New" w:eastAsia="Times New Roman" w:hAnsi="Courier New" w:cs="Courier New"/>
                <w:sz w:val="20"/>
                <w:szCs w:val="20"/>
                <w:lang w:eastAsia="es-PY"/>
              </w:rPr>
              <w:t>v_a</w:t>
            </w:r>
            <w:proofErr w:type="spellEnd"/>
            <w:r w:rsidRPr="00330D9D">
              <w:rPr>
                <w:rFonts w:ascii="Courier New" w:eastAsia="Times New Roman" w:hAnsi="Courier New" w:cs="Courier New"/>
                <w:sz w:val="20"/>
                <w:szCs w:val="20"/>
                <w:lang w:eastAsia="es-PY"/>
              </w:rPr>
              <w:t xml:space="preserve"> *</w:t>
            </w:r>
            <w:proofErr w:type="spellStart"/>
            <w:r w:rsidRPr="00330D9D">
              <w:rPr>
                <w:rFonts w:ascii="Courier New" w:eastAsia="Times New Roman" w:hAnsi="Courier New" w:cs="Courier New"/>
                <w:sz w:val="20"/>
                <w:szCs w:val="20"/>
                <w:lang w:eastAsia="es-PY"/>
              </w:rPr>
              <w:t>v_b</w:t>
            </w:r>
            <w:proofErr w:type="spellEnd"/>
            <w:r w:rsidRPr="00330D9D">
              <w:rPr>
                <w:rFonts w:ascii="Courier New" w:eastAsia="Times New Roman" w:hAnsi="Courier New" w:cs="Courier New"/>
                <w:sz w:val="20"/>
                <w:szCs w:val="20"/>
                <w:lang w:eastAsia="es-PY"/>
              </w:rPr>
              <w:t>;</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8012"/>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13</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DBMS_OUTPUT.PUT_LINE('Resultado de multiplicación: '</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 resultado);</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14</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 </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292"/>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15</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 xml:space="preserve">resultado := </w:t>
            </w:r>
            <w:proofErr w:type="spellStart"/>
            <w:r w:rsidRPr="00330D9D">
              <w:rPr>
                <w:rFonts w:ascii="Courier New" w:eastAsia="Times New Roman" w:hAnsi="Courier New" w:cs="Courier New"/>
                <w:sz w:val="20"/>
                <w:szCs w:val="20"/>
                <w:lang w:eastAsia="es-PY"/>
              </w:rPr>
              <w:t>v_a</w:t>
            </w:r>
            <w:proofErr w:type="spellEnd"/>
            <w:r w:rsidRPr="00330D9D">
              <w:rPr>
                <w:rFonts w:ascii="Courier New" w:eastAsia="Times New Roman" w:hAnsi="Courier New" w:cs="Courier New"/>
                <w:sz w:val="20"/>
                <w:szCs w:val="20"/>
                <w:lang w:eastAsia="es-PY"/>
              </w:rPr>
              <w:t xml:space="preserve"> / </w:t>
            </w:r>
            <w:proofErr w:type="spellStart"/>
            <w:r w:rsidRPr="00330D9D">
              <w:rPr>
                <w:rFonts w:ascii="Courier New" w:eastAsia="Times New Roman" w:hAnsi="Courier New" w:cs="Courier New"/>
                <w:sz w:val="20"/>
                <w:szCs w:val="20"/>
                <w:lang w:eastAsia="es-PY"/>
              </w:rPr>
              <w:t>v_b</w:t>
            </w:r>
            <w:proofErr w:type="spellEnd"/>
            <w:r w:rsidRPr="00330D9D">
              <w:rPr>
                <w:rFonts w:ascii="Courier New" w:eastAsia="Times New Roman" w:hAnsi="Courier New" w:cs="Courier New"/>
                <w:sz w:val="20"/>
                <w:szCs w:val="20"/>
                <w:lang w:eastAsia="es-PY"/>
              </w:rPr>
              <w:t>;</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16</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DBMS_OUTPUT.PUT_LINE('Resultado de división: '</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 resultado);</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56"/>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17</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END;</w:t>
            </w:r>
          </w:p>
        </w:tc>
      </w:tr>
    </w:tbl>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A pesar de que los operadores han sido usados para manejar datos de variables, se puede realizar lo mismo con constantes: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2071"/>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01</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DECLARE</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02</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resultado NUMBER;</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2431"/>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03</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BEGIN</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04</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resultado := 10 +20;</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6812"/>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05</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DBMS_OUTPUT.PUT_LINE('Resultado de suma: '</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 resultado);</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06</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 </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6932"/>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07</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resultado := 10 - 20;</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08</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DBMS_OUTPUT.PUT_LINE('Resultado de resta: '</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 resultado);</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2431"/>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09</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 </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10</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resultado := 10 *20;</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8012"/>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11</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DBMS_OUTPUT.PUT_LINE('Resultado de multiplicación: '</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 resultado);</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12</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 </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292"/>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13</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resultado := 10 / 20;</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14</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DBMS_OUTPUT.PUT_LINE('Resultado de división: '</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 resultado);</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56"/>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15</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END;</w:t>
            </w:r>
          </w:p>
        </w:tc>
      </w:tr>
    </w:tbl>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Y también puedes ahorrarte la variable resultado:</w:t>
      </w:r>
    </w:p>
    <w:p w:rsidR="00330D9D" w:rsidRPr="00330D9D" w:rsidRDefault="00330D9D" w:rsidP="00330D9D">
      <w:pPr>
        <w:spacing w:after="0" w:line="240" w:lineRule="auto"/>
        <w:rPr>
          <w:rFonts w:ascii="Arial" w:eastAsia="Times New Roman" w:hAnsi="Arial" w:cs="Arial"/>
          <w:color w:val="444444"/>
          <w:sz w:val="21"/>
          <w:szCs w:val="21"/>
          <w:lang w:eastAsia="es-PY"/>
        </w:rPr>
      </w:pPr>
      <w:hyperlink r:id="rId7" w:anchor="viewSource" w:tooltip="view source" w:history="1">
        <w:proofErr w:type="spellStart"/>
        <w:proofErr w:type="gramStart"/>
        <w:r w:rsidRPr="00330D9D">
          <w:rPr>
            <w:rFonts w:ascii="Arial" w:eastAsia="Times New Roman" w:hAnsi="Arial" w:cs="Arial"/>
            <w:color w:val="0000FF"/>
            <w:sz w:val="21"/>
            <w:szCs w:val="21"/>
            <w:lang w:eastAsia="es-PY"/>
          </w:rPr>
          <w:t>view</w:t>
        </w:r>
        <w:proofErr w:type="spellEnd"/>
        <w:proofErr w:type="gramEnd"/>
        <w:r w:rsidRPr="00330D9D">
          <w:rPr>
            <w:rFonts w:ascii="Arial" w:eastAsia="Times New Roman" w:hAnsi="Arial" w:cs="Arial"/>
            <w:color w:val="0000FF"/>
            <w:sz w:val="21"/>
            <w:szCs w:val="21"/>
            <w:lang w:eastAsia="es-PY"/>
          </w:rPr>
          <w:t xml:space="preserve"> </w:t>
        </w:r>
        <w:proofErr w:type="spellStart"/>
        <w:r w:rsidRPr="00330D9D">
          <w:rPr>
            <w:rFonts w:ascii="Arial" w:eastAsia="Times New Roman" w:hAnsi="Arial" w:cs="Arial"/>
            <w:color w:val="0000FF"/>
            <w:sz w:val="21"/>
            <w:szCs w:val="21"/>
            <w:lang w:eastAsia="es-PY"/>
          </w:rPr>
          <w:t>source</w:t>
        </w:r>
        <w:proofErr w:type="spellEnd"/>
      </w:hyperlink>
    </w:p>
    <w:p w:rsidR="00330D9D" w:rsidRPr="00330D9D" w:rsidRDefault="00330D9D" w:rsidP="00330D9D">
      <w:pPr>
        <w:spacing w:after="0" w:line="240" w:lineRule="auto"/>
        <w:rPr>
          <w:rFonts w:ascii="Arial" w:eastAsia="Times New Roman" w:hAnsi="Arial" w:cs="Arial"/>
          <w:color w:val="444444"/>
          <w:sz w:val="21"/>
          <w:szCs w:val="21"/>
          <w:lang w:eastAsia="es-PY"/>
        </w:rPr>
      </w:pPr>
      <w:hyperlink r:id="rId8" w:anchor="printSource" w:tooltip="print" w:history="1">
        <w:proofErr w:type="spellStart"/>
        <w:proofErr w:type="gramStart"/>
        <w:r w:rsidRPr="00330D9D">
          <w:rPr>
            <w:rFonts w:ascii="Arial" w:eastAsia="Times New Roman" w:hAnsi="Arial" w:cs="Arial"/>
            <w:color w:val="0000FF"/>
            <w:sz w:val="21"/>
            <w:szCs w:val="21"/>
            <w:lang w:eastAsia="es-PY"/>
          </w:rPr>
          <w:t>print</w:t>
        </w:r>
        <w:proofErr w:type="spellEnd"/>
        <w:proofErr w:type="gramEnd"/>
      </w:hyperlink>
      <w:hyperlink r:id="rId9" w:anchor="about" w:tooltip="?" w:history="1">
        <w:r w:rsidRPr="00330D9D">
          <w:rPr>
            <w:rFonts w:ascii="Arial" w:eastAsia="Times New Roman" w:hAnsi="Arial" w:cs="Arial"/>
            <w:color w:val="0000FF"/>
            <w:sz w:val="21"/>
            <w:szCs w:val="21"/>
            <w:lang w:eastAsia="es-PY"/>
          </w:rPr>
          <w:t>?</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6692"/>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BEGIN</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2</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DBMS_OUTPUT.PUT_LINE('Resultado de suma: '</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 (10 +20));</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6812"/>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3</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 </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4</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DBMS_OUTPUT.PUT_LINE('Resultado de resta: '</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 (10 -20));</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7892"/>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5</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 </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6</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DBMS_OUTPUT.PUT_LINE('Resultado de multiplicación: '</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 (10 *20));</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7172"/>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7</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 </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8</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DBMS_OUTPUT.PUT_LINE('Resultado de división: '</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 (10 /20));</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556"/>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9</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END;</w:t>
            </w:r>
          </w:p>
        </w:tc>
      </w:tr>
    </w:tbl>
    <w:p w:rsidR="00133DE5" w:rsidRDefault="00133DE5"/>
    <w:p w:rsidR="00330D9D" w:rsidRDefault="00330D9D" w:rsidP="00330D9D">
      <w:pPr>
        <w:pStyle w:val="Ttulo1"/>
        <w:spacing w:before="0" w:beforeAutospacing="0" w:after="0" w:afterAutospacing="0" w:line="576" w:lineRule="atLeast"/>
        <w:rPr>
          <w:rFonts w:ascii="Arial" w:hAnsi="Arial" w:cs="Arial"/>
          <w:color w:val="444444"/>
        </w:rPr>
      </w:pPr>
      <w:r>
        <w:rPr>
          <w:rFonts w:ascii="Arial" w:hAnsi="Arial" w:cs="Arial"/>
          <w:color w:val="444444"/>
        </w:rPr>
        <w:lastRenderedPageBreak/>
        <w:t>Sentencias de Control</w:t>
      </w:r>
    </w:p>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Ahora complicaremos un poco más las cosas. Hasta el momento sólo hemos visto manejo de variables, operaciones matemáticas y la declaración de un script PL/SQL básico.</w:t>
      </w:r>
    </w:p>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En éste capítulo veremos el uso de sentencias de control. Las sentencias de control permiten cambiar el flujo de ejecución las instrucciones de nuestro código PL/SQL, de ésta manera se puede indicar la ejecución de un bloque de instrucciones cuando se cumpla una condición o simplemente hacer que se</w:t>
      </w:r>
      <w:r w:rsidR="0058357D">
        <w:rPr>
          <w:rFonts w:ascii="Arial" w:hAnsi="Arial" w:cs="Arial"/>
          <w:color w:val="444444"/>
          <w:sz w:val="21"/>
          <w:szCs w:val="21"/>
        </w:rPr>
        <w:t xml:space="preserve"> repita en tiempo de ejecución. </w:t>
      </w:r>
      <w:r>
        <w:rPr>
          <w:rFonts w:ascii="Arial" w:hAnsi="Arial" w:cs="Arial"/>
          <w:color w:val="444444"/>
          <w:sz w:val="21"/>
          <w:szCs w:val="21"/>
        </w:rPr>
        <w:t>En PL/SQL tenemos grupos de sentencias de control:</w:t>
      </w:r>
    </w:p>
    <w:p w:rsidR="00330D9D" w:rsidRDefault="00330D9D" w:rsidP="00330D9D">
      <w:pPr>
        <w:numPr>
          <w:ilvl w:val="0"/>
          <w:numId w:val="1"/>
        </w:numPr>
        <w:spacing w:before="100" w:beforeAutospacing="1" w:after="100" w:afterAutospacing="1" w:line="240" w:lineRule="auto"/>
        <w:rPr>
          <w:rFonts w:ascii="Arial" w:hAnsi="Arial" w:cs="Arial"/>
          <w:color w:val="444444"/>
          <w:sz w:val="21"/>
          <w:szCs w:val="21"/>
        </w:rPr>
      </w:pPr>
      <w:r>
        <w:rPr>
          <w:rFonts w:ascii="Arial" w:hAnsi="Arial" w:cs="Arial"/>
          <w:color w:val="444444"/>
          <w:sz w:val="21"/>
          <w:szCs w:val="21"/>
        </w:rPr>
        <w:t>Condicional</w:t>
      </w:r>
    </w:p>
    <w:p w:rsidR="00330D9D" w:rsidRDefault="00330D9D" w:rsidP="00330D9D">
      <w:pPr>
        <w:numPr>
          <w:ilvl w:val="0"/>
          <w:numId w:val="1"/>
        </w:numPr>
        <w:spacing w:before="100" w:beforeAutospacing="1" w:after="100" w:afterAutospacing="1" w:line="240" w:lineRule="auto"/>
        <w:rPr>
          <w:rFonts w:ascii="Arial" w:hAnsi="Arial" w:cs="Arial"/>
          <w:color w:val="444444"/>
          <w:sz w:val="21"/>
          <w:szCs w:val="21"/>
        </w:rPr>
      </w:pPr>
      <w:r>
        <w:rPr>
          <w:rFonts w:ascii="Arial" w:hAnsi="Arial" w:cs="Arial"/>
          <w:color w:val="444444"/>
          <w:sz w:val="21"/>
          <w:szCs w:val="21"/>
        </w:rPr>
        <w:t>Iterativo</w:t>
      </w:r>
    </w:p>
    <w:p w:rsidR="00330D9D" w:rsidRDefault="00330D9D" w:rsidP="00330D9D">
      <w:pPr>
        <w:numPr>
          <w:ilvl w:val="0"/>
          <w:numId w:val="1"/>
        </w:numPr>
        <w:spacing w:before="100" w:beforeAutospacing="1" w:after="100" w:afterAutospacing="1" w:line="240" w:lineRule="auto"/>
        <w:rPr>
          <w:rFonts w:ascii="Arial" w:hAnsi="Arial" w:cs="Arial"/>
          <w:color w:val="444444"/>
          <w:sz w:val="21"/>
          <w:szCs w:val="21"/>
        </w:rPr>
      </w:pPr>
      <w:r>
        <w:rPr>
          <w:rFonts w:ascii="Arial" w:hAnsi="Arial" w:cs="Arial"/>
          <w:color w:val="444444"/>
          <w:sz w:val="21"/>
          <w:szCs w:val="21"/>
        </w:rPr>
        <w:t>Secuencial</w:t>
      </w:r>
    </w:p>
    <w:p w:rsidR="00330D9D" w:rsidRDefault="00330D9D" w:rsidP="00330D9D">
      <w:pPr>
        <w:pStyle w:val="Ttulo2"/>
        <w:spacing w:before="300" w:beforeAutospacing="0" w:after="150" w:afterAutospacing="0" w:line="540" w:lineRule="atLeast"/>
        <w:rPr>
          <w:rFonts w:ascii="Arial" w:hAnsi="Arial" w:cs="Arial"/>
          <w:color w:val="444444"/>
          <w:sz w:val="45"/>
          <w:szCs w:val="45"/>
        </w:rPr>
      </w:pPr>
      <w:r>
        <w:rPr>
          <w:rFonts w:ascii="Arial" w:hAnsi="Arial" w:cs="Arial"/>
          <w:color w:val="444444"/>
          <w:sz w:val="45"/>
          <w:szCs w:val="45"/>
        </w:rPr>
        <w:t>Condicional</w:t>
      </w:r>
    </w:p>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La estructura condicional está representada por las sentencias IF y CASE.</w:t>
      </w:r>
    </w:p>
    <w:p w:rsidR="00330D9D" w:rsidRDefault="00330D9D" w:rsidP="00330D9D">
      <w:pPr>
        <w:pStyle w:val="Ttulo3"/>
        <w:spacing w:before="300" w:beforeAutospacing="0" w:after="150" w:afterAutospacing="0" w:line="432" w:lineRule="atLeast"/>
        <w:rPr>
          <w:rFonts w:ascii="Arial" w:hAnsi="Arial" w:cs="Arial"/>
          <w:color w:val="444444"/>
          <w:sz w:val="36"/>
          <w:szCs w:val="36"/>
        </w:rPr>
      </w:pPr>
      <w:r>
        <w:rPr>
          <w:rFonts w:ascii="Arial" w:hAnsi="Arial" w:cs="Arial"/>
          <w:color w:val="444444"/>
          <w:sz w:val="36"/>
          <w:szCs w:val="36"/>
        </w:rPr>
        <w:t>IF-THEN-</w:t>
      </w:r>
      <w:proofErr w:type="gramStart"/>
      <w:r>
        <w:rPr>
          <w:rFonts w:ascii="Arial" w:hAnsi="Arial" w:cs="Arial"/>
          <w:color w:val="444444"/>
          <w:sz w:val="36"/>
          <w:szCs w:val="36"/>
        </w:rPr>
        <w:t>ELSE(</w:t>
      </w:r>
      <w:proofErr w:type="gramEnd"/>
      <w:r>
        <w:rPr>
          <w:rFonts w:ascii="Arial" w:hAnsi="Arial" w:cs="Arial"/>
          <w:color w:val="444444"/>
          <w:sz w:val="36"/>
          <w:szCs w:val="36"/>
        </w:rPr>
        <w:t>SI-ENTONCES-CASO CONTRARIO)</w:t>
      </w:r>
    </w:p>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 xml:space="preserve">Ésta sentencia permite la ejecución de una o varias líneas de código según una condición. La condición se especifica en la cláusula IF, en caso de que la condición sea verdadera se ejecuta el bloque de código especificado bajo la cláusula THEN, en caso contrario se ejecuta el bloque de código especificado en la cláusula ELSE. La </w:t>
      </w:r>
      <w:proofErr w:type="spellStart"/>
      <w:r>
        <w:rPr>
          <w:rFonts w:ascii="Arial" w:hAnsi="Arial" w:cs="Arial"/>
          <w:color w:val="444444"/>
          <w:sz w:val="21"/>
          <w:szCs w:val="21"/>
        </w:rPr>
        <w:t>claúsula</w:t>
      </w:r>
      <w:proofErr w:type="spellEnd"/>
      <w:r>
        <w:rPr>
          <w:rFonts w:ascii="Arial" w:hAnsi="Arial" w:cs="Arial"/>
          <w:color w:val="444444"/>
          <w:sz w:val="21"/>
          <w:szCs w:val="21"/>
        </w:rPr>
        <w:t xml:space="preserve"> ELSE es opcional</w:t>
      </w:r>
    </w:p>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Veamos un 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191"/>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01</w:t>
            </w:r>
          </w:p>
        </w:tc>
        <w:tc>
          <w:tcPr>
            <w:tcW w:w="0" w:type="auto"/>
            <w:vAlign w:val="center"/>
            <w:hideMark/>
          </w:tcPr>
          <w:p w:rsidR="00330D9D" w:rsidRDefault="00330D9D" w:rsidP="0058357D">
            <w:pPr>
              <w:contextualSpacing/>
              <w:rPr>
                <w:sz w:val="24"/>
                <w:szCs w:val="24"/>
              </w:rPr>
            </w:pPr>
            <w:r>
              <w:rPr>
                <w:rStyle w:val="CdigoHTML"/>
                <w:rFonts w:eastAsiaTheme="minorHAnsi"/>
              </w:rPr>
              <w:t>DECLARE</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02</w:t>
            </w:r>
          </w:p>
        </w:tc>
        <w:tc>
          <w:tcPr>
            <w:tcW w:w="0" w:type="auto"/>
            <w:gridSpan w:val="2"/>
            <w:vAlign w:val="center"/>
            <w:hideMark/>
          </w:tcPr>
          <w:p w:rsidR="00330D9D" w:rsidRDefault="00330D9D" w:rsidP="0058357D">
            <w:pPr>
              <w:contextualSpacing/>
              <w:rPr>
                <w:sz w:val="24"/>
                <w:szCs w:val="24"/>
              </w:rPr>
            </w:pPr>
            <w:r>
              <w:rPr>
                <w:rStyle w:val="CdigoHTML"/>
                <w:rFonts w:eastAsiaTheme="minorHAnsi"/>
              </w:rPr>
              <w:t>/*Para poder ver la utilidad de éste script</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551"/>
        <w:gridCol w:w="45"/>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03</w:t>
            </w:r>
          </w:p>
        </w:tc>
        <w:tc>
          <w:tcPr>
            <w:tcW w:w="0" w:type="auto"/>
            <w:gridSpan w:val="2"/>
            <w:vAlign w:val="center"/>
            <w:hideMark/>
          </w:tcPr>
          <w:p w:rsidR="00330D9D" w:rsidRDefault="00330D9D" w:rsidP="0058357D">
            <w:pPr>
              <w:contextualSpacing/>
              <w:rPr>
                <w:sz w:val="24"/>
                <w:szCs w:val="24"/>
              </w:rPr>
            </w:pPr>
            <w:r>
              <w:rPr>
                <w:rStyle w:val="CdigoHTML"/>
                <w:rFonts w:eastAsiaTheme="minorHAnsi"/>
              </w:rPr>
              <w:t>basta con cambiar los valores de las variables</w:t>
            </w:r>
          </w:p>
        </w:tc>
      </w:tr>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04</w:t>
            </w:r>
          </w:p>
        </w:tc>
        <w:tc>
          <w:tcPr>
            <w:tcW w:w="0" w:type="auto"/>
            <w:vAlign w:val="center"/>
            <w:hideMark/>
          </w:tcPr>
          <w:p w:rsidR="00330D9D" w:rsidRDefault="00330D9D" w:rsidP="0058357D">
            <w:pPr>
              <w:contextualSpacing/>
              <w:rPr>
                <w:sz w:val="24"/>
                <w:szCs w:val="24"/>
              </w:rPr>
            </w:pPr>
            <w:r>
              <w:rPr>
                <w:rStyle w:val="CdigoHTML"/>
                <w:rFonts w:eastAsiaTheme="minorHAnsi"/>
              </w:rPr>
              <w:t>V_A y V_B según queramos. */</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2046"/>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05</w:t>
            </w:r>
          </w:p>
        </w:tc>
        <w:tc>
          <w:tcPr>
            <w:tcW w:w="0" w:type="auto"/>
            <w:vAlign w:val="center"/>
            <w:hideMark/>
          </w:tcPr>
          <w:p w:rsidR="00330D9D" w:rsidRDefault="00330D9D" w:rsidP="0058357D">
            <w:pPr>
              <w:contextualSpacing/>
              <w:rPr>
                <w:sz w:val="24"/>
                <w:szCs w:val="24"/>
              </w:rPr>
            </w:pPr>
            <w:r>
              <w:rPr>
                <w:rStyle w:val="CdigoHTML"/>
                <w:rFonts w:eastAsiaTheme="minorHAnsi"/>
              </w:rPr>
              <w:t>V_A NUMBER</w:t>
            </w:r>
            <w:r>
              <w:t> </w:t>
            </w:r>
            <w:r>
              <w:rPr>
                <w:rStyle w:val="CdigoHTML"/>
                <w:rFonts w:eastAsiaTheme="minorHAnsi"/>
              </w:rPr>
              <w:t>:= 30;</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06</w:t>
            </w:r>
          </w:p>
        </w:tc>
        <w:tc>
          <w:tcPr>
            <w:tcW w:w="0" w:type="auto"/>
            <w:vAlign w:val="center"/>
            <w:hideMark/>
          </w:tcPr>
          <w:p w:rsidR="00330D9D" w:rsidRDefault="00330D9D" w:rsidP="0058357D">
            <w:pPr>
              <w:contextualSpacing/>
              <w:rPr>
                <w:sz w:val="24"/>
                <w:szCs w:val="24"/>
              </w:rPr>
            </w:pPr>
            <w:r>
              <w:rPr>
                <w:rStyle w:val="CdigoHTML"/>
                <w:rFonts w:eastAsiaTheme="minorHAnsi"/>
              </w:rPr>
              <w:t>V_B NUMBER</w:t>
            </w:r>
            <w:r>
              <w:t> </w:t>
            </w:r>
            <w:r>
              <w:rPr>
                <w:rStyle w:val="CdigoHTML"/>
                <w:rFonts w:eastAsiaTheme="minorHAnsi"/>
              </w:rPr>
              <w:t>:= 10;</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631"/>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07</w:t>
            </w:r>
          </w:p>
        </w:tc>
        <w:tc>
          <w:tcPr>
            <w:tcW w:w="0" w:type="auto"/>
            <w:vAlign w:val="center"/>
            <w:hideMark/>
          </w:tcPr>
          <w:p w:rsidR="00330D9D" w:rsidRDefault="00330D9D" w:rsidP="0058357D">
            <w:pPr>
              <w:contextualSpacing/>
              <w:rPr>
                <w:sz w:val="24"/>
                <w:szCs w:val="24"/>
              </w:rPr>
            </w:pPr>
            <w:r>
              <w:t> </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08</w:t>
            </w:r>
          </w:p>
        </w:tc>
        <w:tc>
          <w:tcPr>
            <w:tcW w:w="0" w:type="auto"/>
            <w:gridSpan w:val="2"/>
            <w:vAlign w:val="center"/>
            <w:hideMark/>
          </w:tcPr>
          <w:p w:rsidR="00330D9D" w:rsidRDefault="00330D9D" w:rsidP="0058357D">
            <w:pPr>
              <w:contextualSpacing/>
              <w:rPr>
                <w:sz w:val="24"/>
                <w:szCs w:val="24"/>
              </w:rPr>
            </w:pPr>
            <w:r>
              <w:rPr>
                <w:rStyle w:val="CdigoHTML"/>
                <w:rFonts w:eastAsiaTheme="minorHAnsi"/>
              </w:rPr>
              <w:t>BEGIN</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311"/>
        <w:gridCol w:w="45"/>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09</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/*En caso de que la variable V_A sea mayor</w:t>
            </w:r>
          </w:p>
        </w:tc>
      </w:tr>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10</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se mostrará un mensaje*/</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4951"/>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11</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IF</w:t>
            </w:r>
            <w:r>
              <w:t> </w:t>
            </w:r>
            <w:r>
              <w:rPr>
                <w:rStyle w:val="CdigoHTML"/>
                <w:rFonts w:eastAsiaTheme="minorHAnsi"/>
              </w:rPr>
              <w:t>V_A &gt; V_B THEN</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12</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proofErr w:type="spellStart"/>
            <w:r>
              <w:rPr>
                <w:rStyle w:val="CdigoHTML"/>
                <w:rFonts w:eastAsiaTheme="minorHAnsi"/>
              </w:rPr>
              <w:t>dbms_output.put_line</w:t>
            </w:r>
            <w:proofErr w:type="spellEnd"/>
            <w:r>
              <w:rPr>
                <w:rStyle w:val="CdigoHTML"/>
                <w:rFonts w:eastAsiaTheme="minorHAnsi"/>
              </w:rPr>
              <w:t>('V_A es mayor');</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
        <w:gridCol w:w="1119"/>
        <w:gridCol w:w="30"/>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13</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END</w:t>
            </w:r>
            <w:r>
              <w:t> </w:t>
            </w:r>
            <w:r>
              <w:rPr>
                <w:rStyle w:val="CdigoHTML"/>
                <w:rFonts w:eastAsiaTheme="minorHAnsi"/>
              </w:rPr>
              <w:t>IF;</w:t>
            </w:r>
          </w:p>
        </w:tc>
      </w:tr>
      <w:tr w:rsidR="00330D9D" w:rsidTr="00330D9D">
        <w:trPr>
          <w:gridAfter w:val="2"/>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14</w:t>
            </w:r>
          </w:p>
        </w:tc>
        <w:tc>
          <w:tcPr>
            <w:tcW w:w="0" w:type="auto"/>
            <w:vAlign w:val="center"/>
            <w:hideMark/>
          </w:tcPr>
          <w:p w:rsidR="00330D9D" w:rsidRDefault="00330D9D" w:rsidP="0058357D">
            <w:pPr>
              <w:contextualSpacing/>
              <w:rPr>
                <w:sz w:val="24"/>
                <w:szCs w:val="24"/>
              </w:rPr>
            </w:pPr>
            <w:r>
              <w:rPr>
                <w:rStyle w:val="CdigoHTML"/>
                <w:rFonts w:eastAsiaTheme="minorHAnsi"/>
              </w:rPr>
              <w:t>END;</w:t>
            </w:r>
          </w:p>
        </w:tc>
      </w:tr>
      <w:tr w:rsidR="00330D9D" w:rsidTr="00330D9D">
        <w:trPr>
          <w:tblCellSpacing w:w="15" w:type="dxa"/>
        </w:trPr>
        <w:tc>
          <w:tcPr>
            <w:tcW w:w="0" w:type="auto"/>
            <w:gridSpan w:val="4"/>
            <w:vAlign w:val="center"/>
            <w:hideMark/>
          </w:tcPr>
          <w:p w:rsidR="00330D9D" w:rsidRDefault="00330D9D" w:rsidP="0058357D">
            <w:pPr>
              <w:contextualSpacing/>
              <w:rPr>
                <w:sz w:val="24"/>
                <w:szCs w:val="24"/>
              </w:rPr>
            </w:pPr>
            <w:r>
              <w:rPr>
                <w:rStyle w:val="CdigoHTML"/>
                <w:rFonts w:eastAsiaTheme="minorHAnsi"/>
              </w:rPr>
              <w:t>V_A es mayor</w:t>
            </w:r>
          </w:p>
        </w:tc>
      </w:tr>
    </w:tbl>
    <w:p w:rsidR="00330D9D" w:rsidRDefault="00330D9D" w:rsidP="00330D9D">
      <w:pPr>
        <w:rPr>
          <w:rFonts w:ascii="Arial" w:hAnsi="Arial" w:cs="Arial"/>
          <w:color w:val="444444"/>
          <w:sz w:val="21"/>
          <w:szCs w:val="21"/>
        </w:rPr>
      </w:pPr>
      <w:r>
        <w:rPr>
          <w:rFonts w:ascii="Arial" w:hAnsi="Arial" w:cs="Arial"/>
          <w:color w:val="444444"/>
          <w:sz w:val="21"/>
          <w:szCs w:val="21"/>
        </w:rPr>
        <w:lastRenderedPageBreak/>
        <w:t xml:space="preserve">El operador &gt; (mayor que) permite realizar una comparación lógica entre 2 expresiones, en este caso, 2 variables. Así como existe el operador &gt; (mayor que) existen los operadores </w:t>
      </w:r>
      <w:proofErr w:type="gramStart"/>
      <w:r>
        <w:rPr>
          <w:rFonts w:ascii="Arial" w:hAnsi="Arial" w:cs="Arial"/>
          <w:color w:val="444444"/>
          <w:sz w:val="21"/>
          <w:szCs w:val="21"/>
        </w:rPr>
        <w:t>&lt;(</w:t>
      </w:r>
      <w:proofErr w:type="gramEnd"/>
      <w:r>
        <w:rPr>
          <w:rFonts w:ascii="Arial" w:hAnsi="Arial" w:cs="Arial"/>
          <w:color w:val="444444"/>
          <w:sz w:val="21"/>
          <w:szCs w:val="21"/>
        </w:rPr>
        <w:t xml:space="preserve">menor que), = (igual que), &lt;&gt;(diferente que), etc. </w:t>
      </w:r>
      <w:proofErr w:type="gramStart"/>
      <w:r>
        <w:rPr>
          <w:rFonts w:ascii="Arial" w:hAnsi="Arial" w:cs="Arial"/>
          <w:color w:val="444444"/>
          <w:sz w:val="21"/>
          <w:szCs w:val="21"/>
        </w:rPr>
        <w:t>Éstos</w:t>
      </w:r>
      <w:proofErr w:type="gramEnd"/>
      <w:r>
        <w:rPr>
          <w:rFonts w:ascii="Arial" w:hAnsi="Arial" w:cs="Arial"/>
          <w:color w:val="444444"/>
          <w:sz w:val="21"/>
          <w:szCs w:val="21"/>
        </w:rPr>
        <w:t xml:space="preserve"> operadores son operadores de comparación y fueron tratados en el anterior capítulo.</w:t>
      </w:r>
    </w:p>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La condición para la sentencia IF del ejemplo anterior, está dada por la comparación V_A &gt; V_B, en caso de que el valor de V_A sea mayor que el de V_B se mostrará el mensaje "V_A es mayor", en caso de que V_B sea mayor o ambos iguales no se mostrará nada.</w:t>
      </w:r>
    </w:p>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Ahora veamos el uso de la cláusula ELSE: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191"/>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01</w:t>
            </w:r>
          </w:p>
        </w:tc>
        <w:tc>
          <w:tcPr>
            <w:tcW w:w="0" w:type="auto"/>
            <w:vAlign w:val="center"/>
            <w:hideMark/>
          </w:tcPr>
          <w:p w:rsidR="00330D9D" w:rsidRDefault="00330D9D" w:rsidP="0058357D">
            <w:pPr>
              <w:contextualSpacing/>
              <w:rPr>
                <w:sz w:val="24"/>
                <w:szCs w:val="24"/>
              </w:rPr>
            </w:pPr>
            <w:r>
              <w:rPr>
                <w:rStyle w:val="CdigoHTML"/>
                <w:rFonts w:eastAsiaTheme="minorHAnsi"/>
              </w:rPr>
              <w:t>DECLARE</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02</w:t>
            </w:r>
          </w:p>
        </w:tc>
        <w:tc>
          <w:tcPr>
            <w:tcW w:w="0" w:type="auto"/>
            <w:gridSpan w:val="2"/>
            <w:vAlign w:val="center"/>
            <w:hideMark/>
          </w:tcPr>
          <w:p w:rsidR="00330D9D" w:rsidRDefault="00330D9D" w:rsidP="0058357D">
            <w:pPr>
              <w:contextualSpacing/>
              <w:rPr>
                <w:sz w:val="24"/>
                <w:szCs w:val="24"/>
              </w:rPr>
            </w:pPr>
            <w:r>
              <w:rPr>
                <w:rStyle w:val="CdigoHTML"/>
                <w:rFonts w:eastAsiaTheme="minorHAnsi"/>
              </w:rPr>
              <w:t>/*Para poder ver la utilidad de éste script</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551"/>
        <w:gridCol w:w="45"/>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03</w:t>
            </w:r>
          </w:p>
        </w:tc>
        <w:tc>
          <w:tcPr>
            <w:tcW w:w="0" w:type="auto"/>
            <w:gridSpan w:val="2"/>
            <w:vAlign w:val="center"/>
            <w:hideMark/>
          </w:tcPr>
          <w:p w:rsidR="00330D9D" w:rsidRDefault="00330D9D" w:rsidP="0058357D">
            <w:pPr>
              <w:contextualSpacing/>
              <w:rPr>
                <w:sz w:val="24"/>
                <w:szCs w:val="24"/>
              </w:rPr>
            </w:pPr>
            <w:r>
              <w:rPr>
                <w:rStyle w:val="CdigoHTML"/>
                <w:rFonts w:eastAsiaTheme="minorHAnsi"/>
              </w:rPr>
              <w:t>basta con cambiar los valores de las variables</w:t>
            </w:r>
          </w:p>
        </w:tc>
      </w:tr>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04</w:t>
            </w:r>
          </w:p>
        </w:tc>
        <w:tc>
          <w:tcPr>
            <w:tcW w:w="0" w:type="auto"/>
            <w:vAlign w:val="center"/>
            <w:hideMark/>
          </w:tcPr>
          <w:p w:rsidR="00330D9D" w:rsidRDefault="00330D9D" w:rsidP="0058357D">
            <w:pPr>
              <w:contextualSpacing/>
              <w:rPr>
                <w:sz w:val="24"/>
                <w:szCs w:val="24"/>
              </w:rPr>
            </w:pPr>
            <w:r>
              <w:rPr>
                <w:rStyle w:val="CdigoHTML"/>
                <w:rFonts w:eastAsiaTheme="minorHAnsi"/>
              </w:rPr>
              <w:t>V_A y V_B según queramos. */</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2046"/>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05</w:t>
            </w:r>
          </w:p>
        </w:tc>
        <w:tc>
          <w:tcPr>
            <w:tcW w:w="0" w:type="auto"/>
            <w:vAlign w:val="center"/>
            <w:hideMark/>
          </w:tcPr>
          <w:p w:rsidR="00330D9D" w:rsidRDefault="00330D9D" w:rsidP="0058357D">
            <w:pPr>
              <w:contextualSpacing/>
              <w:rPr>
                <w:sz w:val="24"/>
                <w:szCs w:val="24"/>
              </w:rPr>
            </w:pPr>
            <w:r>
              <w:rPr>
                <w:rStyle w:val="CdigoHTML"/>
                <w:rFonts w:eastAsiaTheme="minorHAnsi"/>
              </w:rPr>
              <w:t>V_A NUMBER</w:t>
            </w:r>
            <w:r>
              <w:t> </w:t>
            </w:r>
            <w:r>
              <w:rPr>
                <w:rStyle w:val="CdigoHTML"/>
                <w:rFonts w:eastAsiaTheme="minorHAnsi"/>
              </w:rPr>
              <w:t>:= 30;</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06</w:t>
            </w:r>
          </w:p>
        </w:tc>
        <w:tc>
          <w:tcPr>
            <w:tcW w:w="0" w:type="auto"/>
            <w:vAlign w:val="center"/>
            <w:hideMark/>
          </w:tcPr>
          <w:p w:rsidR="00330D9D" w:rsidRDefault="00330D9D" w:rsidP="0058357D">
            <w:pPr>
              <w:contextualSpacing/>
              <w:rPr>
                <w:sz w:val="24"/>
                <w:szCs w:val="24"/>
              </w:rPr>
            </w:pPr>
            <w:r>
              <w:rPr>
                <w:rStyle w:val="CdigoHTML"/>
                <w:rFonts w:eastAsiaTheme="minorHAnsi"/>
              </w:rPr>
              <w:t>V_B NUMBER</w:t>
            </w:r>
            <w:r>
              <w:t> </w:t>
            </w:r>
            <w:r>
              <w:rPr>
                <w:rStyle w:val="CdigoHTML"/>
                <w:rFonts w:eastAsiaTheme="minorHAnsi"/>
              </w:rPr>
              <w:t>:= 30;</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311"/>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07</w:t>
            </w:r>
          </w:p>
        </w:tc>
        <w:tc>
          <w:tcPr>
            <w:tcW w:w="0" w:type="auto"/>
            <w:vAlign w:val="center"/>
            <w:hideMark/>
          </w:tcPr>
          <w:p w:rsidR="00330D9D" w:rsidRDefault="00330D9D" w:rsidP="0058357D">
            <w:pPr>
              <w:contextualSpacing/>
              <w:rPr>
                <w:sz w:val="24"/>
                <w:szCs w:val="24"/>
              </w:rPr>
            </w:pPr>
            <w:r>
              <w:rPr>
                <w:rStyle w:val="CdigoHTML"/>
                <w:rFonts w:eastAsiaTheme="minorHAnsi"/>
              </w:rPr>
              <w:t>BEGIN</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08</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/*En caso de que la variable V_A sea mayor</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3271"/>
        <w:gridCol w:w="45"/>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09</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se mostrará un mensaje*/</w:t>
            </w:r>
          </w:p>
        </w:tc>
      </w:tr>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10</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IF</w:t>
            </w:r>
            <w:r>
              <w:t> </w:t>
            </w:r>
            <w:r>
              <w:rPr>
                <w:rStyle w:val="CdigoHTML"/>
                <w:rFonts w:eastAsiaTheme="minorHAnsi"/>
              </w:rPr>
              <w:t>V_A &gt; V_B THEN</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4951"/>
        <w:gridCol w:w="45"/>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11</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proofErr w:type="spellStart"/>
            <w:r>
              <w:rPr>
                <w:rStyle w:val="CdigoHTML"/>
                <w:rFonts w:eastAsiaTheme="minorHAnsi"/>
              </w:rPr>
              <w:t>dbms_output.put_line</w:t>
            </w:r>
            <w:proofErr w:type="spellEnd"/>
            <w:r>
              <w:rPr>
                <w:rStyle w:val="CdigoHTML"/>
                <w:rFonts w:eastAsiaTheme="minorHAnsi"/>
              </w:rPr>
              <w:t>('V_A es mayor');</w:t>
            </w:r>
          </w:p>
        </w:tc>
      </w:tr>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12</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ELSE</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6872"/>
        <w:gridCol w:w="45"/>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13</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proofErr w:type="spellStart"/>
            <w:r>
              <w:rPr>
                <w:rStyle w:val="CdigoHTML"/>
                <w:rFonts w:eastAsiaTheme="minorHAnsi"/>
              </w:rPr>
              <w:t>dbms_output.put_line</w:t>
            </w:r>
            <w:proofErr w:type="spellEnd"/>
            <w:r>
              <w:rPr>
                <w:rStyle w:val="CdigoHTML"/>
                <w:rFonts w:eastAsiaTheme="minorHAnsi"/>
              </w:rPr>
              <w:t>('V_B es mayor o igual que V_A');</w:t>
            </w:r>
          </w:p>
        </w:tc>
      </w:tr>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14</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END</w:t>
            </w:r>
            <w:r>
              <w:t> </w:t>
            </w:r>
            <w:r>
              <w:rPr>
                <w:rStyle w:val="CdigoHTML"/>
                <w:rFonts w:eastAsiaTheme="minorHAnsi"/>
              </w:rPr>
              <w:t>IF;</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
        <w:gridCol w:w="30"/>
        <w:gridCol w:w="3361"/>
        <w:gridCol w:w="45"/>
      </w:tblGrid>
      <w:tr w:rsidR="00330D9D" w:rsidTr="00330D9D">
        <w:trPr>
          <w:gridAfter w:val="1"/>
          <w:tblCellSpacing w:w="15" w:type="dxa"/>
        </w:trPr>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15</w:t>
            </w:r>
          </w:p>
        </w:tc>
        <w:tc>
          <w:tcPr>
            <w:tcW w:w="0" w:type="auto"/>
            <w:vAlign w:val="center"/>
            <w:hideMark/>
          </w:tcPr>
          <w:p w:rsidR="00330D9D" w:rsidRDefault="00330D9D" w:rsidP="0058357D">
            <w:pPr>
              <w:contextualSpacing/>
              <w:rPr>
                <w:sz w:val="24"/>
                <w:szCs w:val="24"/>
              </w:rPr>
            </w:pPr>
            <w:r>
              <w:rPr>
                <w:rStyle w:val="CdigoHTML"/>
                <w:rFonts w:eastAsiaTheme="minorHAnsi"/>
              </w:rPr>
              <w:t>END;</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w:t>
            </w:r>
          </w:p>
        </w:tc>
        <w:tc>
          <w:tcPr>
            <w:tcW w:w="0" w:type="auto"/>
            <w:gridSpan w:val="3"/>
            <w:vAlign w:val="center"/>
            <w:hideMark/>
          </w:tcPr>
          <w:p w:rsidR="00330D9D" w:rsidRDefault="00330D9D" w:rsidP="0058357D">
            <w:pPr>
              <w:contextualSpacing/>
              <w:rPr>
                <w:sz w:val="24"/>
                <w:szCs w:val="24"/>
              </w:rPr>
            </w:pPr>
            <w:r>
              <w:rPr>
                <w:rStyle w:val="CdigoHTML"/>
                <w:rFonts w:eastAsiaTheme="minorHAnsi"/>
              </w:rPr>
              <w:t>V_B es mayor o igual que V_A</w:t>
            </w:r>
          </w:p>
        </w:tc>
      </w:tr>
    </w:tbl>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 xml:space="preserve">Para el ejemplo anterior, se ha adicionado la cláusula ELSE, la cual se ejecutará cuando la variable V_A no sea mayor que la variable V_B. Puedes probar cambiando los valores de las variables a tu gusto para ver cómo se </w:t>
      </w:r>
      <w:proofErr w:type="spellStart"/>
      <w:r>
        <w:rPr>
          <w:rFonts w:ascii="Arial" w:hAnsi="Arial" w:cs="Arial"/>
          <w:color w:val="444444"/>
          <w:sz w:val="21"/>
          <w:szCs w:val="21"/>
        </w:rPr>
        <w:t>se</w:t>
      </w:r>
      <w:proofErr w:type="spellEnd"/>
      <w:r>
        <w:rPr>
          <w:rFonts w:ascii="Arial" w:hAnsi="Arial" w:cs="Arial"/>
          <w:color w:val="444444"/>
          <w:sz w:val="21"/>
          <w:szCs w:val="21"/>
        </w:rPr>
        <w:t xml:space="preserve"> ejecutan las instrucciones de sólo una de las </w:t>
      </w:r>
      <w:proofErr w:type="gramStart"/>
      <w:r>
        <w:rPr>
          <w:rFonts w:ascii="Arial" w:hAnsi="Arial" w:cs="Arial"/>
          <w:color w:val="444444"/>
          <w:sz w:val="21"/>
          <w:szCs w:val="21"/>
        </w:rPr>
        <w:t>cláusulas(</w:t>
      </w:r>
      <w:proofErr w:type="gramEnd"/>
      <w:r>
        <w:rPr>
          <w:rFonts w:ascii="Arial" w:hAnsi="Arial" w:cs="Arial"/>
          <w:color w:val="444444"/>
          <w:sz w:val="21"/>
          <w:szCs w:val="21"/>
        </w:rPr>
        <w:t>THEN o ELSE).</w:t>
      </w:r>
    </w:p>
    <w:p w:rsidR="00330D9D" w:rsidRDefault="00330D9D" w:rsidP="00330D9D">
      <w:pPr>
        <w:pStyle w:val="Ttulo3"/>
        <w:spacing w:before="300" w:beforeAutospacing="0" w:after="150" w:afterAutospacing="0" w:line="432" w:lineRule="atLeast"/>
        <w:rPr>
          <w:rFonts w:ascii="Arial" w:hAnsi="Arial" w:cs="Arial"/>
          <w:color w:val="444444"/>
          <w:sz w:val="36"/>
          <w:szCs w:val="36"/>
        </w:rPr>
      </w:pPr>
      <w:proofErr w:type="gramStart"/>
      <w:r>
        <w:rPr>
          <w:rFonts w:ascii="Arial" w:hAnsi="Arial" w:cs="Arial"/>
          <w:color w:val="444444"/>
          <w:sz w:val="36"/>
          <w:szCs w:val="36"/>
        </w:rPr>
        <w:t>CASE(</w:t>
      </w:r>
      <w:proofErr w:type="gramEnd"/>
      <w:r>
        <w:rPr>
          <w:rFonts w:ascii="Arial" w:hAnsi="Arial" w:cs="Arial"/>
          <w:color w:val="444444"/>
          <w:sz w:val="36"/>
          <w:szCs w:val="36"/>
        </w:rPr>
        <w:t>CASO)</w:t>
      </w:r>
    </w:p>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La sentencia CASE permite evaluar diferentes opciones, por cada opción se realiza una instrucción específica. Veamos un 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4591"/>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01</w:t>
            </w:r>
          </w:p>
        </w:tc>
        <w:tc>
          <w:tcPr>
            <w:tcW w:w="0" w:type="auto"/>
            <w:vAlign w:val="center"/>
            <w:hideMark/>
          </w:tcPr>
          <w:p w:rsidR="00330D9D" w:rsidRDefault="00330D9D" w:rsidP="0058357D">
            <w:pPr>
              <w:contextualSpacing/>
              <w:rPr>
                <w:sz w:val="24"/>
                <w:szCs w:val="24"/>
              </w:rPr>
            </w:pPr>
            <w:r>
              <w:rPr>
                <w:rStyle w:val="CdigoHTML"/>
                <w:rFonts w:eastAsiaTheme="minorHAnsi"/>
              </w:rPr>
              <w:t>DECLARE</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02</w:t>
            </w:r>
          </w:p>
        </w:tc>
        <w:tc>
          <w:tcPr>
            <w:tcW w:w="0" w:type="auto"/>
            <w:gridSpan w:val="2"/>
            <w:vAlign w:val="center"/>
            <w:hideMark/>
          </w:tcPr>
          <w:p w:rsidR="00330D9D" w:rsidRDefault="00330D9D" w:rsidP="0058357D">
            <w:pPr>
              <w:contextualSpacing/>
              <w:rPr>
                <w:sz w:val="24"/>
                <w:szCs w:val="24"/>
              </w:rPr>
            </w:pPr>
            <w:r>
              <w:rPr>
                <w:rStyle w:val="CdigoHTML"/>
                <w:rFonts w:eastAsiaTheme="minorHAnsi"/>
              </w:rPr>
              <w:t>V_TIPO_TRABAJADOR VARCHAR2(2) := 'AP';</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3031"/>
        <w:gridCol w:w="45"/>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03</w:t>
            </w:r>
          </w:p>
        </w:tc>
        <w:tc>
          <w:tcPr>
            <w:tcW w:w="0" w:type="auto"/>
            <w:gridSpan w:val="2"/>
            <w:vAlign w:val="center"/>
            <w:hideMark/>
          </w:tcPr>
          <w:p w:rsidR="00330D9D" w:rsidRDefault="00330D9D" w:rsidP="0058357D">
            <w:pPr>
              <w:contextualSpacing/>
              <w:rPr>
                <w:sz w:val="24"/>
                <w:szCs w:val="24"/>
              </w:rPr>
            </w:pPr>
            <w:r>
              <w:rPr>
                <w:rStyle w:val="CdigoHTML"/>
                <w:rFonts w:eastAsiaTheme="minorHAnsi"/>
              </w:rPr>
              <w:t>V_SALARIO         NUMBER;</w:t>
            </w:r>
          </w:p>
        </w:tc>
      </w:tr>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04</w:t>
            </w:r>
          </w:p>
        </w:tc>
        <w:tc>
          <w:tcPr>
            <w:tcW w:w="0" w:type="auto"/>
            <w:vAlign w:val="center"/>
            <w:hideMark/>
          </w:tcPr>
          <w:p w:rsidR="00330D9D" w:rsidRDefault="00330D9D" w:rsidP="0058357D">
            <w:pPr>
              <w:contextualSpacing/>
              <w:rPr>
                <w:sz w:val="24"/>
                <w:szCs w:val="24"/>
              </w:rPr>
            </w:pPr>
            <w:r>
              <w:rPr>
                <w:rStyle w:val="CdigoHTML"/>
                <w:rFonts w:eastAsiaTheme="minorHAnsi"/>
              </w:rPr>
              <w:t>BEGIN</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51"/>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05</w:t>
            </w:r>
          </w:p>
        </w:tc>
        <w:tc>
          <w:tcPr>
            <w:tcW w:w="0" w:type="auto"/>
            <w:vAlign w:val="center"/>
            <w:hideMark/>
          </w:tcPr>
          <w:p w:rsidR="00330D9D" w:rsidRDefault="00330D9D" w:rsidP="0058357D">
            <w:pPr>
              <w:contextualSpacing/>
              <w:rPr>
                <w:sz w:val="24"/>
                <w:szCs w:val="24"/>
              </w:rPr>
            </w:pPr>
            <w:r>
              <w:t> </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06</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CASE</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4451"/>
        <w:gridCol w:w="45"/>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07</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WHEN</w:t>
            </w:r>
            <w:r>
              <w:t> </w:t>
            </w:r>
            <w:r>
              <w:rPr>
                <w:rStyle w:val="CdigoHTML"/>
                <w:rFonts w:eastAsiaTheme="minorHAnsi"/>
              </w:rPr>
              <w:t>V_TIPO_TRABAJADOR = 'AP'</w:t>
            </w:r>
            <w:r>
              <w:t> </w:t>
            </w:r>
            <w:r>
              <w:rPr>
                <w:rStyle w:val="CdigoHTML"/>
                <w:rFonts w:eastAsiaTheme="minorHAnsi"/>
              </w:rPr>
              <w:t>THEN</w:t>
            </w:r>
          </w:p>
        </w:tc>
      </w:tr>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lastRenderedPageBreak/>
              <w:t>08</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V_SALARIO := 1500;</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4451"/>
        <w:gridCol w:w="45"/>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09</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WHEN</w:t>
            </w:r>
            <w:r>
              <w:t> </w:t>
            </w:r>
            <w:r>
              <w:rPr>
                <w:rStyle w:val="CdigoHTML"/>
                <w:rFonts w:eastAsiaTheme="minorHAnsi"/>
              </w:rPr>
              <w:t>V_TIPO_TRABAJADOR = 'AS'</w:t>
            </w:r>
            <w:r>
              <w:t> </w:t>
            </w:r>
            <w:r>
              <w:rPr>
                <w:rStyle w:val="CdigoHTML"/>
                <w:rFonts w:eastAsiaTheme="minorHAnsi"/>
              </w:rPr>
              <w:t>THEN</w:t>
            </w:r>
          </w:p>
        </w:tc>
      </w:tr>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10</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V_SALARIO := 2300;</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4451"/>
        <w:gridCol w:w="45"/>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11</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WHEN</w:t>
            </w:r>
            <w:r>
              <w:t> </w:t>
            </w:r>
            <w:r>
              <w:rPr>
                <w:rStyle w:val="CdigoHTML"/>
                <w:rFonts w:eastAsiaTheme="minorHAnsi"/>
              </w:rPr>
              <w:t>V_TIPO_TRABAJADOR = 'JP'</w:t>
            </w:r>
            <w:r>
              <w:t> </w:t>
            </w:r>
            <w:r>
              <w:rPr>
                <w:rStyle w:val="CdigoHTML"/>
                <w:rFonts w:eastAsiaTheme="minorHAnsi"/>
              </w:rPr>
              <w:t>THEN</w:t>
            </w:r>
          </w:p>
        </w:tc>
      </w:tr>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12</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V_SALARIO := 5000;</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1280"/>
        <w:gridCol w:w="45"/>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13</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END</w:t>
            </w:r>
            <w:r>
              <w:t> </w:t>
            </w:r>
            <w:r>
              <w:rPr>
                <w:rStyle w:val="CdigoHTML"/>
                <w:rFonts w:eastAsiaTheme="minorHAnsi"/>
              </w:rPr>
              <w:t>CASE;</w:t>
            </w:r>
          </w:p>
        </w:tc>
      </w:tr>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14</w:t>
            </w:r>
          </w:p>
        </w:tc>
        <w:tc>
          <w:tcPr>
            <w:tcW w:w="0" w:type="auto"/>
            <w:vAlign w:val="center"/>
            <w:hideMark/>
          </w:tcPr>
          <w:p w:rsidR="00330D9D" w:rsidRDefault="00330D9D" w:rsidP="0058357D">
            <w:pPr>
              <w:contextualSpacing/>
              <w:rPr>
                <w:sz w:val="24"/>
                <w:szCs w:val="24"/>
              </w:rPr>
            </w:pPr>
            <w:r>
              <w:t> </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521"/>
        <w:gridCol w:w="45"/>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15</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DBMS_OUTPUT.PUT_LINE('El salario de un '</w:t>
            </w:r>
            <w:r>
              <w:t> </w:t>
            </w:r>
            <w:r>
              <w:rPr>
                <w:rStyle w:val="CdigoHTML"/>
                <w:rFonts w:eastAsiaTheme="minorHAnsi"/>
              </w:rPr>
              <w:t>|| V_TIPO_TRABAJADOR</w:t>
            </w:r>
          </w:p>
        </w:tc>
      </w:tr>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16</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 ' es '</w:t>
            </w:r>
            <w:r>
              <w:t> </w:t>
            </w:r>
            <w:r>
              <w:rPr>
                <w:rStyle w:val="CdigoHTML"/>
                <w:rFonts w:eastAsiaTheme="minorHAnsi"/>
              </w:rPr>
              <w:t>|| V_SALARIO);</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8"/>
        <w:gridCol w:w="2128"/>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17</w:t>
            </w:r>
          </w:p>
        </w:tc>
        <w:tc>
          <w:tcPr>
            <w:tcW w:w="0" w:type="auto"/>
            <w:vAlign w:val="center"/>
            <w:hideMark/>
          </w:tcPr>
          <w:p w:rsidR="00330D9D" w:rsidRDefault="00330D9D" w:rsidP="0058357D">
            <w:pPr>
              <w:contextualSpacing/>
              <w:rPr>
                <w:sz w:val="24"/>
                <w:szCs w:val="24"/>
              </w:rPr>
            </w:pPr>
            <w:r>
              <w:rPr>
                <w:rStyle w:val="CdigoHTML"/>
                <w:rFonts w:eastAsiaTheme="minorHAnsi"/>
              </w:rPr>
              <w:t>END;</w:t>
            </w:r>
          </w:p>
        </w:tc>
      </w:tr>
      <w:tr w:rsidR="00330D9D" w:rsidTr="00330D9D">
        <w:trPr>
          <w:tblCellSpacing w:w="15" w:type="dxa"/>
        </w:trPr>
        <w:tc>
          <w:tcPr>
            <w:tcW w:w="0" w:type="auto"/>
            <w:gridSpan w:val="3"/>
            <w:vAlign w:val="center"/>
            <w:hideMark/>
          </w:tcPr>
          <w:p w:rsidR="00330D9D" w:rsidRDefault="00330D9D" w:rsidP="0058357D">
            <w:pPr>
              <w:contextualSpacing/>
              <w:rPr>
                <w:sz w:val="24"/>
                <w:szCs w:val="24"/>
              </w:rPr>
            </w:pPr>
            <w:r>
              <w:rPr>
                <w:rStyle w:val="CdigoHTML"/>
                <w:rFonts w:eastAsiaTheme="minorHAnsi"/>
              </w:rPr>
              <w:t>El salario de un AP es 1500</w:t>
            </w:r>
          </w:p>
        </w:tc>
      </w:tr>
    </w:tbl>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También se puede usar la sentencia CASE de manera simple para realizar la asignación de un valor según la evaluación de una variable por diferentes casos: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4591"/>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01</w:t>
            </w:r>
          </w:p>
        </w:tc>
        <w:tc>
          <w:tcPr>
            <w:tcW w:w="0" w:type="auto"/>
            <w:vAlign w:val="center"/>
            <w:hideMark/>
          </w:tcPr>
          <w:p w:rsidR="00330D9D" w:rsidRDefault="00330D9D" w:rsidP="0058357D">
            <w:pPr>
              <w:contextualSpacing/>
              <w:rPr>
                <w:sz w:val="24"/>
                <w:szCs w:val="24"/>
              </w:rPr>
            </w:pPr>
            <w:r>
              <w:rPr>
                <w:rStyle w:val="CdigoHTML"/>
                <w:rFonts w:eastAsiaTheme="minorHAnsi"/>
              </w:rPr>
              <w:t>DECLARE</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02</w:t>
            </w:r>
          </w:p>
        </w:tc>
        <w:tc>
          <w:tcPr>
            <w:tcW w:w="0" w:type="auto"/>
            <w:gridSpan w:val="2"/>
            <w:vAlign w:val="center"/>
            <w:hideMark/>
          </w:tcPr>
          <w:p w:rsidR="00330D9D" w:rsidRDefault="00330D9D" w:rsidP="0058357D">
            <w:pPr>
              <w:contextualSpacing/>
              <w:rPr>
                <w:sz w:val="24"/>
                <w:szCs w:val="24"/>
              </w:rPr>
            </w:pPr>
            <w:r>
              <w:rPr>
                <w:rStyle w:val="CdigoHTML"/>
                <w:rFonts w:eastAsiaTheme="minorHAnsi"/>
              </w:rPr>
              <w:t>V_TIPO_TRABAJADOR VARCHAR2(2) := 'AP';</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3031"/>
        <w:gridCol w:w="45"/>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03</w:t>
            </w:r>
          </w:p>
        </w:tc>
        <w:tc>
          <w:tcPr>
            <w:tcW w:w="0" w:type="auto"/>
            <w:gridSpan w:val="2"/>
            <w:vAlign w:val="center"/>
            <w:hideMark/>
          </w:tcPr>
          <w:p w:rsidR="00330D9D" w:rsidRDefault="00330D9D" w:rsidP="0058357D">
            <w:pPr>
              <w:contextualSpacing/>
              <w:rPr>
                <w:sz w:val="24"/>
                <w:szCs w:val="24"/>
              </w:rPr>
            </w:pPr>
            <w:r>
              <w:rPr>
                <w:rStyle w:val="CdigoHTML"/>
                <w:rFonts w:eastAsiaTheme="minorHAnsi"/>
              </w:rPr>
              <w:t>V_SALARIO         NUMBER;</w:t>
            </w:r>
          </w:p>
        </w:tc>
      </w:tr>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04</w:t>
            </w:r>
          </w:p>
        </w:tc>
        <w:tc>
          <w:tcPr>
            <w:tcW w:w="0" w:type="auto"/>
            <w:vAlign w:val="center"/>
            <w:hideMark/>
          </w:tcPr>
          <w:p w:rsidR="00330D9D" w:rsidRDefault="00330D9D" w:rsidP="0058357D">
            <w:pPr>
              <w:contextualSpacing/>
              <w:rPr>
                <w:sz w:val="24"/>
                <w:szCs w:val="24"/>
              </w:rPr>
            </w:pPr>
            <w:r>
              <w:rPr>
                <w:rStyle w:val="CdigoHTML"/>
                <w:rFonts w:eastAsiaTheme="minorHAnsi"/>
              </w:rPr>
              <w:t>BEGIN</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4281"/>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05</w:t>
            </w:r>
          </w:p>
        </w:tc>
        <w:tc>
          <w:tcPr>
            <w:tcW w:w="0" w:type="auto"/>
            <w:vAlign w:val="center"/>
            <w:hideMark/>
          </w:tcPr>
          <w:p w:rsidR="00330D9D" w:rsidRDefault="00330D9D" w:rsidP="0058357D">
            <w:pPr>
              <w:contextualSpacing/>
              <w:rPr>
                <w:sz w:val="24"/>
                <w:szCs w:val="24"/>
              </w:rPr>
            </w:pPr>
            <w:r>
              <w:t> </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06</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V_SALARIO:= CASE</w:t>
            </w:r>
            <w:r>
              <w:t> </w:t>
            </w:r>
            <w:r>
              <w:rPr>
                <w:rStyle w:val="CdigoHTML"/>
                <w:rFonts w:eastAsiaTheme="minorHAnsi"/>
              </w:rPr>
              <w:t>V_TIPO_TRABAJADOR</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4165"/>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07</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WHEN</w:t>
            </w:r>
            <w:r>
              <w:t> </w:t>
            </w:r>
            <w:r>
              <w:rPr>
                <w:rStyle w:val="CdigoHTML"/>
                <w:rFonts w:eastAsiaTheme="minorHAnsi"/>
              </w:rPr>
              <w:t>'AP'</w:t>
            </w:r>
            <w:r>
              <w:t> </w:t>
            </w:r>
            <w:r>
              <w:rPr>
                <w:rStyle w:val="CdigoHTML"/>
                <w:rFonts w:eastAsiaTheme="minorHAnsi"/>
              </w:rPr>
              <w:t>THEN</w:t>
            </w:r>
            <w:r>
              <w:t>   </w:t>
            </w:r>
            <w:r>
              <w:rPr>
                <w:rStyle w:val="CdigoHTML"/>
                <w:rFonts w:eastAsiaTheme="minorHAnsi"/>
              </w:rPr>
              <w:t>1500</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08</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WHEN</w:t>
            </w:r>
            <w:r>
              <w:t> </w:t>
            </w:r>
            <w:r>
              <w:rPr>
                <w:rStyle w:val="CdigoHTML"/>
                <w:rFonts w:eastAsiaTheme="minorHAnsi"/>
              </w:rPr>
              <w:t>'AS'</w:t>
            </w:r>
            <w:r>
              <w:t> </w:t>
            </w:r>
            <w:r>
              <w:rPr>
                <w:rStyle w:val="CdigoHTML"/>
                <w:rFonts w:eastAsiaTheme="minorHAnsi"/>
              </w:rPr>
              <w:t>THEN</w:t>
            </w:r>
            <w:r>
              <w:t>   </w:t>
            </w:r>
            <w:r>
              <w:rPr>
                <w:rStyle w:val="CdigoHTML"/>
                <w:rFonts w:eastAsiaTheme="minorHAnsi"/>
              </w:rPr>
              <w:t>2300</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4120"/>
        <w:gridCol w:w="45"/>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09</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WHEN</w:t>
            </w:r>
            <w:r>
              <w:t> </w:t>
            </w:r>
            <w:r>
              <w:rPr>
                <w:rStyle w:val="CdigoHTML"/>
                <w:rFonts w:eastAsiaTheme="minorHAnsi"/>
              </w:rPr>
              <w:t>'JP'</w:t>
            </w:r>
            <w:r>
              <w:t> </w:t>
            </w:r>
            <w:r>
              <w:rPr>
                <w:rStyle w:val="CdigoHTML"/>
                <w:rFonts w:eastAsiaTheme="minorHAnsi"/>
              </w:rPr>
              <w:t>THEN</w:t>
            </w:r>
            <w:r>
              <w:t>   </w:t>
            </w:r>
            <w:r>
              <w:rPr>
                <w:rStyle w:val="CdigoHTML"/>
                <w:rFonts w:eastAsiaTheme="minorHAnsi"/>
              </w:rPr>
              <w:t>5000</w:t>
            </w:r>
          </w:p>
        </w:tc>
      </w:tr>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10</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END;</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521"/>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11</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t> </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12</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DBMS_OUTPUT.PUT_LINE('El salario de un '</w:t>
            </w:r>
            <w:r>
              <w:t> </w:t>
            </w:r>
            <w:r>
              <w:rPr>
                <w:rStyle w:val="CdigoHTML"/>
                <w:rFonts w:eastAsiaTheme="minorHAnsi"/>
              </w:rPr>
              <w:t>|| V_TIPO_TRABAJADOR</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
        <w:gridCol w:w="2857"/>
        <w:gridCol w:w="1876"/>
        <w:gridCol w:w="1891"/>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13</w:t>
            </w:r>
          </w:p>
        </w:tc>
        <w:tc>
          <w:tcPr>
            <w:tcW w:w="0" w:type="auto"/>
            <w:gridSpan w:val="3"/>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 ' es '</w:t>
            </w:r>
            <w:r>
              <w:t> </w:t>
            </w:r>
            <w:r>
              <w:rPr>
                <w:rStyle w:val="CdigoHTML"/>
                <w:rFonts w:eastAsiaTheme="minorHAnsi"/>
              </w:rPr>
              <w:t>|| V_SALARIO);</w:t>
            </w:r>
          </w:p>
        </w:tc>
      </w:tr>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14</w:t>
            </w:r>
          </w:p>
        </w:tc>
        <w:tc>
          <w:tcPr>
            <w:tcW w:w="0" w:type="auto"/>
            <w:gridSpan w:val="2"/>
            <w:vAlign w:val="center"/>
            <w:hideMark/>
          </w:tcPr>
          <w:p w:rsidR="00330D9D" w:rsidRDefault="00330D9D" w:rsidP="0058357D">
            <w:pPr>
              <w:contextualSpacing/>
              <w:rPr>
                <w:sz w:val="24"/>
                <w:szCs w:val="24"/>
              </w:rPr>
            </w:pPr>
            <w:r>
              <w:rPr>
                <w:rStyle w:val="CdigoHTML"/>
                <w:rFonts w:eastAsiaTheme="minorHAnsi"/>
              </w:rPr>
              <w:t>END;</w:t>
            </w:r>
          </w:p>
        </w:tc>
      </w:tr>
      <w:tr w:rsidR="00330D9D" w:rsidTr="00330D9D">
        <w:trPr>
          <w:gridAfter w:val="2"/>
          <w:tblCellSpacing w:w="15" w:type="dxa"/>
        </w:trPr>
        <w:tc>
          <w:tcPr>
            <w:tcW w:w="0" w:type="auto"/>
            <w:gridSpan w:val="2"/>
            <w:vAlign w:val="center"/>
            <w:hideMark/>
          </w:tcPr>
          <w:p w:rsidR="00330D9D" w:rsidRDefault="00330D9D" w:rsidP="0058357D">
            <w:pPr>
              <w:contextualSpacing/>
              <w:rPr>
                <w:sz w:val="24"/>
                <w:szCs w:val="24"/>
              </w:rPr>
            </w:pPr>
            <w:r>
              <w:rPr>
                <w:rStyle w:val="CdigoHTML"/>
                <w:rFonts w:eastAsiaTheme="minorHAnsi"/>
              </w:rPr>
              <w:t>El salario de un AP es 1500</w:t>
            </w:r>
          </w:p>
        </w:tc>
      </w:tr>
    </w:tbl>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Finalmente, podemos hacer uso de la cláusula ELSE en caso de que ninguna de las opciones definidas en WHEN sea seleccionada: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4591"/>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01</w:t>
            </w:r>
          </w:p>
        </w:tc>
        <w:tc>
          <w:tcPr>
            <w:tcW w:w="0" w:type="auto"/>
            <w:vAlign w:val="center"/>
            <w:hideMark/>
          </w:tcPr>
          <w:p w:rsidR="00330D9D" w:rsidRDefault="00330D9D" w:rsidP="0058357D">
            <w:pPr>
              <w:contextualSpacing/>
              <w:rPr>
                <w:sz w:val="24"/>
                <w:szCs w:val="24"/>
              </w:rPr>
            </w:pPr>
            <w:r>
              <w:rPr>
                <w:rStyle w:val="CdigoHTML"/>
                <w:rFonts w:eastAsiaTheme="minorHAnsi"/>
              </w:rPr>
              <w:t>DECLARE</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02</w:t>
            </w:r>
          </w:p>
        </w:tc>
        <w:tc>
          <w:tcPr>
            <w:tcW w:w="0" w:type="auto"/>
            <w:gridSpan w:val="2"/>
            <w:vAlign w:val="center"/>
            <w:hideMark/>
          </w:tcPr>
          <w:p w:rsidR="00330D9D" w:rsidRDefault="00330D9D" w:rsidP="0058357D">
            <w:pPr>
              <w:contextualSpacing/>
              <w:rPr>
                <w:sz w:val="24"/>
                <w:szCs w:val="24"/>
              </w:rPr>
            </w:pPr>
            <w:r>
              <w:rPr>
                <w:rStyle w:val="CdigoHTML"/>
                <w:rFonts w:eastAsiaTheme="minorHAnsi"/>
              </w:rPr>
              <w:t>V_TIPO_TRABAJADOR VARCHAR2(2) := 'AR';</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3151"/>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03</w:t>
            </w:r>
          </w:p>
        </w:tc>
        <w:tc>
          <w:tcPr>
            <w:tcW w:w="0" w:type="auto"/>
            <w:vAlign w:val="center"/>
            <w:hideMark/>
          </w:tcPr>
          <w:p w:rsidR="00330D9D" w:rsidRDefault="00330D9D" w:rsidP="0058357D">
            <w:pPr>
              <w:contextualSpacing/>
              <w:rPr>
                <w:sz w:val="24"/>
                <w:szCs w:val="24"/>
              </w:rPr>
            </w:pPr>
            <w:r>
              <w:rPr>
                <w:rStyle w:val="CdigoHTML"/>
                <w:rFonts w:eastAsiaTheme="minorHAnsi"/>
              </w:rPr>
              <w:t>V_SALARIO         NUMBER;</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04</w:t>
            </w:r>
          </w:p>
        </w:tc>
        <w:tc>
          <w:tcPr>
            <w:tcW w:w="0" w:type="auto"/>
            <w:gridSpan w:val="2"/>
            <w:vAlign w:val="center"/>
            <w:hideMark/>
          </w:tcPr>
          <w:p w:rsidR="00330D9D" w:rsidRDefault="00330D9D" w:rsidP="0058357D">
            <w:pPr>
              <w:contextualSpacing/>
              <w:rPr>
                <w:sz w:val="24"/>
                <w:szCs w:val="24"/>
              </w:rPr>
            </w:pPr>
            <w:r>
              <w:rPr>
                <w:rStyle w:val="CdigoHTML"/>
                <w:rFonts w:eastAsiaTheme="minorHAnsi"/>
              </w:rPr>
              <w:t>V_TIENE_SALARIO   BOOLEAN;</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631"/>
        <w:gridCol w:w="45"/>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05</w:t>
            </w:r>
          </w:p>
        </w:tc>
        <w:tc>
          <w:tcPr>
            <w:tcW w:w="0" w:type="auto"/>
            <w:gridSpan w:val="2"/>
            <w:vAlign w:val="center"/>
            <w:hideMark/>
          </w:tcPr>
          <w:p w:rsidR="00330D9D" w:rsidRDefault="00330D9D" w:rsidP="0058357D">
            <w:pPr>
              <w:contextualSpacing/>
              <w:rPr>
                <w:sz w:val="24"/>
                <w:szCs w:val="24"/>
              </w:rPr>
            </w:pPr>
            <w:r>
              <w:rPr>
                <w:rStyle w:val="CdigoHTML"/>
                <w:rFonts w:eastAsiaTheme="minorHAnsi"/>
              </w:rPr>
              <w:t>BEGIN</w:t>
            </w:r>
          </w:p>
        </w:tc>
      </w:tr>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06</w:t>
            </w:r>
          </w:p>
        </w:tc>
        <w:tc>
          <w:tcPr>
            <w:tcW w:w="0" w:type="auto"/>
            <w:vAlign w:val="center"/>
            <w:hideMark/>
          </w:tcPr>
          <w:p w:rsidR="00330D9D" w:rsidRDefault="00330D9D" w:rsidP="0058357D">
            <w:pPr>
              <w:contextualSpacing/>
              <w:rPr>
                <w:sz w:val="24"/>
                <w:szCs w:val="24"/>
              </w:rPr>
            </w:pPr>
            <w:r>
              <w:t> </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4451"/>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07</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CASE</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lastRenderedPageBreak/>
              <w:t>08</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WHEN</w:t>
            </w:r>
            <w:r>
              <w:t> </w:t>
            </w:r>
            <w:r>
              <w:rPr>
                <w:rStyle w:val="CdigoHTML"/>
                <w:rFonts w:eastAsiaTheme="minorHAnsi"/>
              </w:rPr>
              <w:t>V_TIPO_TRABAJADOR = 'AP'</w:t>
            </w:r>
            <w:r>
              <w:t> </w:t>
            </w:r>
            <w:r>
              <w:rPr>
                <w:rStyle w:val="CdigoHTML"/>
                <w:rFonts w:eastAsiaTheme="minorHAnsi"/>
              </w:rPr>
              <w:t>THEN</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3631"/>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09</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V_SALARIO := 1500;</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10</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V_TIENE_SALARIO := TRUE;</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4451"/>
        <w:gridCol w:w="45"/>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11</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WHEN</w:t>
            </w:r>
            <w:r>
              <w:t> </w:t>
            </w:r>
            <w:r>
              <w:rPr>
                <w:rStyle w:val="CdigoHTML"/>
                <w:rFonts w:eastAsiaTheme="minorHAnsi"/>
              </w:rPr>
              <w:t>V_TIPO_TRABAJADOR = 'AS'</w:t>
            </w:r>
            <w:r>
              <w:t> </w:t>
            </w:r>
            <w:r>
              <w:rPr>
                <w:rStyle w:val="CdigoHTML"/>
                <w:rFonts w:eastAsiaTheme="minorHAnsi"/>
              </w:rPr>
              <w:t>THEN</w:t>
            </w:r>
          </w:p>
        </w:tc>
      </w:tr>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12</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V_SALARIO := 2300;</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4451"/>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13</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V_TIENE_SALARIO := TRUE;</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14</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WHEN</w:t>
            </w:r>
            <w:r>
              <w:t> </w:t>
            </w:r>
            <w:r>
              <w:rPr>
                <w:rStyle w:val="CdigoHTML"/>
                <w:rFonts w:eastAsiaTheme="minorHAnsi"/>
              </w:rPr>
              <w:t>V_TIPO_TRABAJADOR = 'JP'</w:t>
            </w:r>
            <w:r>
              <w:t> </w:t>
            </w:r>
            <w:r>
              <w:rPr>
                <w:rStyle w:val="CdigoHTML"/>
                <w:rFonts w:eastAsiaTheme="minorHAnsi"/>
              </w:rPr>
              <w:t>THEN</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3631"/>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15</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V_SALARIO := 5000;</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16</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V_TIENE_SALARIO := TRUE;</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3751"/>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17</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ELSE</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18</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V_TIENE_SALARIO := FALSE;</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1280"/>
        <w:gridCol w:w="45"/>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19</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END</w:t>
            </w:r>
            <w:r>
              <w:t> </w:t>
            </w:r>
            <w:r>
              <w:rPr>
                <w:rStyle w:val="CdigoHTML"/>
                <w:rFonts w:eastAsiaTheme="minorHAnsi"/>
              </w:rPr>
              <w:t>CASE;</w:t>
            </w:r>
          </w:p>
        </w:tc>
      </w:tr>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20</w:t>
            </w:r>
          </w:p>
        </w:tc>
        <w:tc>
          <w:tcPr>
            <w:tcW w:w="0" w:type="auto"/>
            <w:vAlign w:val="center"/>
            <w:hideMark/>
          </w:tcPr>
          <w:p w:rsidR="00330D9D" w:rsidRDefault="00330D9D" w:rsidP="0058357D">
            <w:pPr>
              <w:contextualSpacing/>
              <w:rPr>
                <w:sz w:val="24"/>
                <w:szCs w:val="24"/>
              </w:rPr>
            </w:pPr>
            <w:r>
              <w:t> </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761"/>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21</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IF</w:t>
            </w:r>
            <w:r>
              <w:t> </w:t>
            </w:r>
            <w:r>
              <w:rPr>
                <w:rStyle w:val="CdigoHTML"/>
                <w:rFonts w:eastAsiaTheme="minorHAnsi"/>
              </w:rPr>
              <w:t>V_TIENE_SALARIO THEN</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22</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DBMS_OUTPUT.PUT_LINE('El salario de un '</w:t>
            </w:r>
            <w:r>
              <w:t> </w:t>
            </w:r>
            <w:r>
              <w:rPr>
                <w:rStyle w:val="CdigoHTML"/>
                <w:rFonts w:eastAsiaTheme="minorHAnsi"/>
              </w:rPr>
              <w:t>|| V_TIPO_TRABAJADOR</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841"/>
        <w:gridCol w:w="45"/>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23</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 ' es '</w:t>
            </w:r>
            <w:r>
              <w:t> </w:t>
            </w:r>
            <w:r>
              <w:rPr>
                <w:rStyle w:val="CdigoHTML"/>
                <w:rFonts w:eastAsiaTheme="minorHAnsi"/>
              </w:rPr>
              <w:t>|| V_SALARIO);</w:t>
            </w:r>
          </w:p>
        </w:tc>
      </w:tr>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24</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ELSE</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352"/>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25</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DBMS_OUTPUT.PUT_LINE(V_TIPO_TRABAJADOR</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26</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 ' no tiene un salario definido');</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9"/>
        <w:gridCol w:w="2917"/>
        <w:gridCol w:w="30"/>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27</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END</w:t>
            </w:r>
            <w:r>
              <w:t> </w:t>
            </w:r>
            <w:r>
              <w:rPr>
                <w:rStyle w:val="CdigoHTML"/>
                <w:rFonts w:eastAsiaTheme="minorHAnsi"/>
              </w:rPr>
              <w:t>IF;</w:t>
            </w:r>
          </w:p>
        </w:tc>
      </w:tr>
      <w:tr w:rsidR="00330D9D" w:rsidTr="00330D9D">
        <w:trPr>
          <w:gridAfter w:val="2"/>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28</w:t>
            </w:r>
          </w:p>
        </w:tc>
        <w:tc>
          <w:tcPr>
            <w:tcW w:w="0" w:type="auto"/>
            <w:vAlign w:val="center"/>
            <w:hideMark/>
          </w:tcPr>
          <w:p w:rsidR="00330D9D" w:rsidRDefault="00330D9D" w:rsidP="0058357D">
            <w:pPr>
              <w:contextualSpacing/>
              <w:rPr>
                <w:sz w:val="24"/>
                <w:szCs w:val="24"/>
              </w:rPr>
            </w:pPr>
            <w:r>
              <w:rPr>
                <w:rStyle w:val="CdigoHTML"/>
                <w:rFonts w:eastAsiaTheme="minorHAnsi"/>
              </w:rPr>
              <w:t>END;</w:t>
            </w:r>
          </w:p>
        </w:tc>
      </w:tr>
      <w:tr w:rsidR="00330D9D" w:rsidTr="00330D9D">
        <w:trPr>
          <w:tblCellSpacing w:w="15" w:type="dxa"/>
        </w:trPr>
        <w:tc>
          <w:tcPr>
            <w:tcW w:w="0" w:type="auto"/>
            <w:gridSpan w:val="4"/>
            <w:vAlign w:val="center"/>
            <w:hideMark/>
          </w:tcPr>
          <w:p w:rsidR="00330D9D" w:rsidRDefault="00330D9D" w:rsidP="0058357D">
            <w:pPr>
              <w:contextualSpacing/>
              <w:rPr>
                <w:sz w:val="24"/>
                <w:szCs w:val="24"/>
              </w:rPr>
            </w:pPr>
            <w:r>
              <w:rPr>
                <w:rStyle w:val="CdigoHTML"/>
                <w:rFonts w:eastAsiaTheme="minorHAnsi"/>
              </w:rPr>
              <w:t>AR no tiene un salario definido</w:t>
            </w:r>
          </w:p>
        </w:tc>
      </w:tr>
    </w:tbl>
    <w:p w:rsidR="00330D9D" w:rsidRDefault="00330D9D" w:rsidP="00330D9D">
      <w:pPr>
        <w:pStyle w:val="Ttulo2"/>
        <w:spacing w:before="300" w:beforeAutospacing="0" w:after="150" w:afterAutospacing="0" w:line="540" w:lineRule="atLeast"/>
        <w:rPr>
          <w:rFonts w:ascii="Arial" w:hAnsi="Arial" w:cs="Arial"/>
          <w:color w:val="444444"/>
          <w:sz w:val="45"/>
          <w:szCs w:val="45"/>
        </w:rPr>
      </w:pPr>
      <w:proofErr w:type="spellStart"/>
      <w:r>
        <w:rPr>
          <w:rFonts w:ascii="Arial" w:hAnsi="Arial" w:cs="Arial"/>
          <w:color w:val="444444"/>
          <w:sz w:val="45"/>
          <w:szCs w:val="45"/>
        </w:rPr>
        <w:t>Iteravito</w:t>
      </w:r>
      <w:proofErr w:type="spellEnd"/>
    </w:p>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 xml:space="preserve">Las sentencias iterativas permiten ejecutar varias instrucciones múltiples veces. A </w:t>
      </w:r>
      <w:proofErr w:type="gramStart"/>
      <w:r>
        <w:rPr>
          <w:rFonts w:ascii="Arial" w:hAnsi="Arial" w:cs="Arial"/>
          <w:color w:val="444444"/>
          <w:sz w:val="21"/>
          <w:szCs w:val="21"/>
        </w:rPr>
        <w:t>éstas</w:t>
      </w:r>
      <w:proofErr w:type="gramEnd"/>
      <w:r>
        <w:rPr>
          <w:rFonts w:ascii="Arial" w:hAnsi="Arial" w:cs="Arial"/>
          <w:color w:val="444444"/>
          <w:sz w:val="21"/>
          <w:szCs w:val="21"/>
        </w:rPr>
        <w:t xml:space="preserve"> sentencias también se les conoce por el nombre de bucles repetitivos.</w:t>
      </w:r>
    </w:p>
    <w:p w:rsidR="00330D9D" w:rsidRDefault="00330D9D" w:rsidP="00330D9D">
      <w:pPr>
        <w:pStyle w:val="Ttulo3"/>
        <w:spacing w:before="300" w:beforeAutospacing="0" w:after="150" w:afterAutospacing="0" w:line="432" w:lineRule="atLeast"/>
        <w:rPr>
          <w:rFonts w:ascii="Arial" w:hAnsi="Arial" w:cs="Arial"/>
          <w:color w:val="444444"/>
          <w:sz w:val="36"/>
          <w:szCs w:val="36"/>
        </w:rPr>
      </w:pPr>
      <w:r>
        <w:rPr>
          <w:rFonts w:ascii="Arial" w:hAnsi="Arial" w:cs="Arial"/>
          <w:color w:val="444444"/>
          <w:sz w:val="36"/>
          <w:szCs w:val="36"/>
        </w:rPr>
        <w:t>FOR-LOOP</w:t>
      </w:r>
    </w:p>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La sentencia FOR-LOOP permite especificar un rango de números enteros, finalmente ejecuta una secuencia de instrucciones para cada número entero dentro de la lista de números.</w:t>
      </w:r>
    </w:p>
    <w:p w:rsidR="00330D9D" w:rsidRDefault="00330D9D" w:rsidP="00330D9D">
      <w:pPr>
        <w:pStyle w:val="NormalWeb"/>
        <w:spacing w:before="0" w:beforeAutospacing="0" w:after="375" w:afterAutospacing="0"/>
        <w:rPr>
          <w:rFonts w:ascii="Arial" w:hAnsi="Arial" w:cs="Arial"/>
          <w:color w:val="444444"/>
          <w:sz w:val="21"/>
          <w:szCs w:val="21"/>
        </w:rPr>
      </w:pPr>
      <w:proofErr w:type="spellStart"/>
      <w:r>
        <w:rPr>
          <w:rFonts w:ascii="Arial" w:hAnsi="Arial" w:cs="Arial"/>
          <w:color w:val="444444"/>
          <w:sz w:val="21"/>
          <w:szCs w:val="21"/>
        </w:rPr>
        <w:t>Veámos</w:t>
      </w:r>
      <w:proofErr w:type="spellEnd"/>
      <w:r>
        <w:rPr>
          <w:rFonts w:ascii="Arial" w:hAnsi="Arial" w:cs="Arial"/>
          <w:color w:val="444444"/>
          <w:sz w:val="21"/>
          <w:szCs w:val="21"/>
        </w:rPr>
        <w:t xml:space="preserve"> un 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2290"/>
        <w:gridCol w:w="45"/>
      </w:tblGrid>
      <w:tr w:rsidR="00330D9D" w:rsidTr="00330D9D">
        <w:trPr>
          <w:gridAfter w:val="1"/>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1</w:t>
            </w:r>
          </w:p>
        </w:tc>
        <w:tc>
          <w:tcPr>
            <w:tcW w:w="0" w:type="auto"/>
            <w:vAlign w:val="center"/>
            <w:hideMark/>
          </w:tcPr>
          <w:p w:rsidR="00330D9D" w:rsidRDefault="00330D9D">
            <w:pPr>
              <w:contextualSpacing/>
              <w:rPr>
                <w:sz w:val="24"/>
                <w:szCs w:val="24"/>
              </w:rPr>
            </w:pPr>
            <w:r>
              <w:rPr>
                <w:rStyle w:val="CdigoHTML"/>
                <w:rFonts w:eastAsiaTheme="minorHAnsi"/>
              </w:rPr>
              <w:t>BEGIN</w:t>
            </w:r>
          </w:p>
        </w:tc>
      </w:tr>
      <w:tr w:rsidR="00330D9D" w:rsidTr="00330D9D">
        <w:trPr>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2</w:t>
            </w:r>
          </w:p>
        </w:tc>
        <w:tc>
          <w:tcPr>
            <w:tcW w:w="0" w:type="auto"/>
            <w:gridSpan w:val="2"/>
            <w:vAlign w:val="center"/>
            <w:hideMark/>
          </w:tcPr>
          <w:p w:rsidR="00330D9D" w:rsidRDefault="00330D9D">
            <w:pPr>
              <w:contextualSpacing/>
              <w:rPr>
                <w:sz w:val="24"/>
                <w:szCs w:val="24"/>
              </w:rPr>
            </w:pPr>
            <w:r>
              <w:rPr>
                <w:rStyle w:val="CdigoHTML"/>
                <w:rFonts w:eastAsiaTheme="minorHAnsi"/>
                <w:color w:val="C7254E"/>
              </w:rPr>
              <w:t>  </w:t>
            </w:r>
            <w:r>
              <w:rPr>
                <w:rStyle w:val="CdigoHTML"/>
                <w:rFonts w:eastAsiaTheme="minorHAnsi"/>
              </w:rPr>
              <w:t>FOR</w:t>
            </w:r>
            <w:r>
              <w:t> </w:t>
            </w:r>
            <w:r>
              <w:rPr>
                <w:rStyle w:val="CdigoHTML"/>
                <w:rFonts w:eastAsiaTheme="minorHAnsi"/>
              </w:rPr>
              <w:t>i IN</w:t>
            </w:r>
            <w:r>
              <w:t> </w:t>
            </w:r>
            <w:r>
              <w:rPr>
                <w:rStyle w:val="CdigoHTML"/>
                <w:rFonts w:eastAsiaTheme="minorHAnsi"/>
              </w:rPr>
              <w:t>1..8 LOOP</w:t>
            </w:r>
          </w:p>
        </w:tc>
      </w:tr>
    </w:tbl>
    <w:p w:rsidR="00330D9D" w:rsidRDefault="00330D9D" w:rsidP="00330D9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7882"/>
        <w:gridCol w:w="45"/>
      </w:tblGrid>
      <w:tr w:rsidR="00330D9D" w:rsidTr="00330D9D">
        <w:trPr>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3</w:t>
            </w:r>
          </w:p>
        </w:tc>
        <w:tc>
          <w:tcPr>
            <w:tcW w:w="0" w:type="auto"/>
            <w:gridSpan w:val="2"/>
            <w:vAlign w:val="center"/>
            <w:hideMark/>
          </w:tcPr>
          <w:p w:rsidR="00330D9D" w:rsidRDefault="00330D9D">
            <w:pPr>
              <w:contextualSpacing/>
              <w:rPr>
                <w:sz w:val="24"/>
                <w:szCs w:val="24"/>
              </w:rPr>
            </w:pPr>
            <w:r>
              <w:rPr>
                <w:rStyle w:val="CdigoHTML"/>
                <w:rFonts w:eastAsiaTheme="minorHAnsi"/>
                <w:color w:val="C7254E"/>
              </w:rPr>
              <w:t>    </w:t>
            </w:r>
            <w:r>
              <w:rPr>
                <w:rStyle w:val="CdigoHTML"/>
                <w:rFonts w:eastAsiaTheme="minorHAnsi"/>
              </w:rPr>
              <w:t xml:space="preserve">DBMS_OUTPUT.PUT_LINE('El número de ésta </w:t>
            </w:r>
            <w:proofErr w:type="spellStart"/>
            <w:r>
              <w:rPr>
                <w:rStyle w:val="CdigoHTML"/>
                <w:rFonts w:eastAsiaTheme="minorHAnsi"/>
              </w:rPr>
              <w:t>iteracción</w:t>
            </w:r>
            <w:proofErr w:type="spellEnd"/>
            <w:r>
              <w:rPr>
                <w:rStyle w:val="CdigoHTML"/>
                <w:rFonts w:eastAsiaTheme="minorHAnsi"/>
              </w:rPr>
              <w:t xml:space="preserve"> es:'</w:t>
            </w:r>
            <w:r>
              <w:t> </w:t>
            </w:r>
            <w:r>
              <w:rPr>
                <w:rStyle w:val="CdigoHTML"/>
                <w:rFonts w:eastAsiaTheme="minorHAnsi"/>
              </w:rPr>
              <w:t>|| i);</w:t>
            </w:r>
          </w:p>
        </w:tc>
      </w:tr>
      <w:tr w:rsidR="00330D9D" w:rsidTr="00330D9D">
        <w:trPr>
          <w:gridAfter w:val="1"/>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4</w:t>
            </w:r>
          </w:p>
        </w:tc>
        <w:tc>
          <w:tcPr>
            <w:tcW w:w="0" w:type="auto"/>
            <w:vAlign w:val="center"/>
            <w:hideMark/>
          </w:tcPr>
          <w:p w:rsidR="00330D9D" w:rsidRDefault="00330D9D">
            <w:pPr>
              <w:contextualSpacing/>
              <w:rPr>
                <w:sz w:val="24"/>
                <w:szCs w:val="24"/>
              </w:rPr>
            </w:pPr>
            <w:r>
              <w:rPr>
                <w:rStyle w:val="CdigoHTML"/>
                <w:rFonts w:eastAsiaTheme="minorHAnsi"/>
                <w:color w:val="C7254E"/>
              </w:rPr>
              <w:t>  </w:t>
            </w:r>
            <w:r>
              <w:rPr>
                <w:rStyle w:val="CdigoHTML"/>
                <w:rFonts w:eastAsiaTheme="minorHAnsi"/>
              </w:rPr>
              <w:t>END</w:t>
            </w:r>
            <w:r>
              <w:t> </w:t>
            </w:r>
            <w:r>
              <w:rPr>
                <w:rStyle w:val="CdigoHTML"/>
                <w:rFonts w:eastAsiaTheme="minorHAnsi"/>
              </w:rPr>
              <w:t>LOOP;</w:t>
            </w:r>
          </w:p>
        </w:tc>
      </w:tr>
    </w:tbl>
    <w:p w:rsidR="00330D9D" w:rsidRDefault="00330D9D" w:rsidP="00330D9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1"/>
        <w:gridCol w:w="3065"/>
        <w:gridCol w:w="45"/>
      </w:tblGrid>
      <w:tr w:rsidR="00330D9D" w:rsidTr="00330D9D">
        <w:trPr>
          <w:gridAfter w:val="1"/>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5</w:t>
            </w:r>
          </w:p>
        </w:tc>
        <w:tc>
          <w:tcPr>
            <w:tcW w:w="0" w:type="auto"/>
            <w:vAlign w:val="center"/>
            <w:hideMark/>
          </w:tcPr>
          <w:p w:rsidR="00330D9D" w:rsidRDefault="00330D9D">
            <w:pPr>
              <w:contextualSpacing/>
              <w:rPr>
                <w:sz w:val="24"/>
                <w:szCs w:val="24"/>
              </w:rPr>
            </w:pPr>
            <w:r>
              <w:rPr>
                <w:rStyle w:val="CdigoHTML"/>
                <w:rFonts w:eastAsiaTheme="minorHAnsi"/>
              </w:rPr>
              <w:t>END;</w:t>
            </w:r>
          </w:p>
        </w:tc>
      </w:tr>
      <w:tr w:rsidR="00330D9D" w:rsidTr="00330D9D">
        <w:trPr>
          <w:tblCellSpacing w:w="15" w:type="dxa"/>
        </w:trPr>
        <w:tc>
          <w:tcPr>
            <w:tcW w:w="0" w:type="auto"/>
            <w:gridSpan w:val="3"/>
            <w:vAlign w:val="center"/>
            <w:hideMark/>
          </w:tcPr>
          <w:p w:rsidR="00330D9D" w:rsidRDefault="00330D9D">
            <w:pPr>
              <w:contextualSpacing/>
              <w:rPr>
                <w:sz w:val="24"/>
                <w:szCs w:val="24"/>
              </w:rPr>
            </w:pPr>
            <w:r>
              <w:rPr>
                <w:rStyle w:val="CdigoHTML"/>
                <w:rFonts w:eastAsiaTheme="minorHAnsi"/>
              </w:rPr>
              <w:lastRenderedPageBreak/>
              <w:t xml:space="preserve">El número de ésta </w:t>
            </w:r>
            <w:proofErr w:type="spellStart"/>
            <w:r>
              <w:rPr>
                <w:rStyle w:val="CdigoHTML"/>
                <w:rFonts w:eastAsiaTheme="minorHAnsi"/>
              </w:rPr>
              <w:t>iteracción</w:t>
            </w:r>
            <w:proofErr w:type="spellEnd"/>
            <w:r>
              <w:rPr>
                <w:rStyle w:val="CdigoHTML"/>
                <w:rFonts w:eastAsiaTheme="minorHAnsi"/>
              </w:rPr>
              <w:t xml:space="preserve"> es:1</w:t>
            </w:r>
          </w:p>
        </w:tc>
      </w:tr>
    </w:tbl>
    <w:p w:rsidR="00330D9D" w:rsidRDefault="00330D9D" w:rsidP="00330D9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1"/>
      </w:tblGrid>
      <w:tr w:rsidR="00330D9D" w:rsidTr="00330D9D">
        <w:trPr>
          <w:tblCellSpacing w:w="15" w:type="dxa"/>
        </w:trPr>
        <w:tc>
          <w:tcPr>
            <w:tcW w:w="0" w:type="auto"/>
            <w:vAlign w:val="center"/>
            <w:hideMark/>
          </w:tcPr>
          <w:p w:rsidR="00330D9D" w:rsidRDefault="00330D9D">
            <w:pPr>
              <w:contextualSpacing/>
              <w:rPr>
                <w:sz w:val="24"/>
                <w:szCs w:val="24"/>
              </w:rPr>
            </w:pPr>
            <w:r>
              <w:rPr>
                <w:rStyle w:val="CdigoHTML"/>
                <w:rFonts w:eastAsiaTheme="minorHAnsi"/>
              </w:rPr>
              <w:t xml:space="preserve">El número de ésta </w:t>
            </w:r>
            <w:proofErr w:type="spellStart"/>
            <w:r>
              <w:rPr>
                <w:rStyle w:val="CdigoHTML"/>
                <w:rFonts w:eastAsiaTheme="minorHAnsi"/>
              </w:rPr>
              <w:t>iteracción</w:t>
            </w:r>
            <w:proofErr w:type="spellEnd"/>
            <w:r>
              <w:rPr>
                <w:rStyle w:val="CdigoHTML"/>
                <w:rFonts w:eastAsiaTheme="minorHAnsi"/>
              </w:rPr>
              <w:t xml:space="preserve"> es:2</w:t>
            </w:r>
          </w:p>
        </w:tc>
      </w:tr>
      <w:tr w:rsidR="00330D9D" w:rsidTr="00330D9D">
        <w:trPr>
          <w:tblCellSpacing w:w="15" w:type="dxa"/>
        </w:trPr>
        <w:tc>
          <w:tcPr>
            <w:tcW w:w="0" w:type="auto"/>
            <w:vAlign w:val="center"/>
            <w:hideMark/>
          </w:tcPr>
          <w:p w:rsidR="00330D9D" w:rsidRDefault="00330D9D">
            <w:pPr>
              <w:contextualSpacing/>
              <w:rPr>
                <w:sz w:val="24"/>
                <w:szCs w:val="24"/>
              </w:rPr>
            </w:pPr>
            <w:r>
              <w:rPr>
                <w:rStyle w:val="CdigoHTML"/>
                <w:rFonts w:eastAsiaTheme="minorHAnsi"/>
              </w:rPr>
              <w:t xml:space="preserve">El número de ésta </w:t>
            </w:r>
            <w:proofErr w:type="spellStart"/>
            <w:r>
              <w:rPr>
                <w:rStyle w:val="CdigoHTML"/>
                <w:rFonts w:eastAsiaTheme="minorHAnsi"/>
              </w:rPr>
              <w:t>iteracción</w:t>
            </w:r>
            <w:proofErr w:type="spellEnd"/>
            <w:r>
              <w:rPr>
                <w:rStyle w:val="CdigoHTML"/>
                <w:rFonts w:eastAsiaTheme="minorHAnsi"/>
              </w:rPr>
              <w:t xml:space="preserve"> es:3</w:t>
            </w:r>
          </w:p>
        </w:tc>
      </w:tr>
    </w:tbl>
    <w:p w:rsidR="00330D9D" w:rsidRDefault="00330D9D" w:rsidP="00330D9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1"/>
      </w:tblGrid>
      <w:tr w:rsidR="00330D9D" w:rsidTr="00330D9D">
        <w:trPr>
          <w:tblCellSpacing w:w="15" w:type="dxa"/>
        </w:trPr>
        <w:tc>
          <w:tcPr>
            <w:tcW w:w="0" w:type="auto"/>
            <w:vAlign w:val="center"/>
            <w:hideMark/>
          </w:tcPr>
          <w:p w:rsidR="00330D9D" w:rsidRDefault="00330D9D">
            <w:pPr>
              <w:contextualSpacing/>
              <w:rPr>
                <w:sz w:val="24"/>
                <w:szCs w:val="24"/>
              </w:rPr>
            </w:pPr>
            <w:r>
              <w:rPr>
                <w:rStyle w:val="CdigoHTML"/>
                <w:rFonts w:eastAsiaTheme="minorHAnsi"/>
              </w:rPr>
              <w:t xml:space="preserve">El número de ésta </w:t>
            </w:r>
            <w:proofErr w:type="spellStart"/>
            <w:r>
              <w:rPr>
                <w:rStyle w:val="CdigoHTML"/>
                <w:rFonts w:eastAsiaTheme="minorHAnsi"/>
              </w:rPr>
              <w:t>iteracción</w:t>
            </w:r>
            <w:proofErr w:type="spellEnd"/>
            <w:r>
              <w:rPr>
                <w:rStyle w:val="CdigoHTML"/>
                <w:rFonts w:eastAsiaTheme="minorHAnsi"/>
              </w:rPr>
              <w:t xml:space="preserve"> es:4</w:t>
            </w:r>
          </w:p>
        </w:tc>
      </w:tr>
      <w:tr w:rsidR="00330D9D" w:rsidTr="00330D9D">
        <w:trPr>
          <w:tblCellSpacing w:w="15" w:type="dxa"/>
        </w:trPr>
        <w:tc>
          <w:tcPr>
            <w:tcW w:w="0" w:type="auto"/>
            <w:vAlign w:val="center"/>
            <w:hideMark/>
          </w:tcPr>
          <w:p w:rsidR="00330D9D" w:rsidRDefault="00330D9D">
            <w:pPr>
              <w:contextualSpacing/>
              <w:rPr>
                <w:sz w:val="24"/>
                <w:szCs w:val="24"/>
              </w:rPr>
            </w:pPr>
            <w:r>
              <w:rPr>
                <w:rStyle w:val="CdigoHTML"/>
                <w:rFonts w:eastAsiaTheme="minorHAnsi"/>
              </w:rPr>
              <w:t xml:space="preserve">El número de ésta </w:t>
            </w:r>
            <w:proofErr w:type="spellStart"/>
            <w:r>
              <w:rPr>
                <w:rStyle w:val="CdigoHTML"/>
                <w:rFonts w:eastAsiaTheme="minorHAnsi"/>
              </w:rPr>
              <w:t>iteracción</w:t>
            </w:r>
            <w:proofErr w:type="spellEnd"/>
            <w:r>
              <w:rPr>
                <w:rStyle w:val="CdigoHTML"/>
                <w:rFonts w:eastAsiaTheme="minorHAnsi"/>
              </w:rPr>
              <w:t xml:space="preserve"> es:5</w:t>
            </w:r>
          </w:p>
        </w:tc>
      </w:tr>
    </w:tbl>
    <w:p w:rsidR="00330D9D" w:rsidRDefault="00330D9D" w:rsidP="00330D9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1"/>
      </w:tblGrid>
      <w:tr w:rsidR="00330D9D" w:rsidTr="00330D9D">
        <w:trPr>
          <w:tblCellSpacing w:w="15" w:type="dxa"/>
        </w:trPr>
        <w:tc>
          <w:tcPr>
            <w:tcW w:w="0" w:type="auto"/>
            <w:vAlign w:val="center"/>
            <w:hideMark/>
          </w:tcPr>
          <w:p w:rsidR="00330D9D" w:rsidRDefault="00330D9D">
            <w:pPr>
              <w:contextualSpacing/>
              <w:rPr>
                <w:sz w:val="24"/>
                <w:szCs w:val="24"/>
              </w:rPr>
            </w:pPr>
            <w:r>
              <w:rPr>
                <w:rStyle w:val="CdigoHTML"/>
                <w:rFonts w:eastAsiaTheme="minorHAnsi"/>
              </w:rPr>
              <w:t xml:space="preserve">El número de ésta </w:t>
            </w:r>
            <w:proofErr w:type="spellStart"/>
            <w:r>
              <w:rPr>
                <w:rStyle w:val="CdigoHTML"/>
                <w:rFonts w:eastAsiaTheme="minorHAnsi"/>
              </w:rPr>
              <w:t>iteracción</w:t>
            </w:r>
            <w:proofErr w:type="spellEnd"/>
            <w:r>
              <w:rPr>
                <w:rStyle w:val="CdigoHTML"/>
                <w:rFonts w:eastAsiaTheme="minorHAnsi"/>
              </w:rPr>
              <w:t xml:space="preserve"> es:6</w:t>
            </w:r>
          </w:p>
        </w:tc>
      </w:tr>
      <w:tr w:rsidR="00330D9D" w:rsidTr="00330D9D">
        <w:trPr>
          <w:tblCellSpacing w:w="15" w:type="dxa"/>
        </w:trPr>
        <w:tc>
          <w:tcPr>
            <w:tcW w:w="0" w:type="auto"/>
            <w:vAlign w:val="center"/>
            <w:hideMark/>
          </w:tcPr>
          <w:p w:rsidR="00330D9D" w:rsidRDefault="00330D9D">
            <w:pPr>
              <w:contextualSpacing/>
              <w:rPr>
                <w:sz w:val="24"/>
                <w:szCs w:val="24"/>
              </w:rPr>
            </w:pPr>
            <w:r>
              <w:rPr>
                <w:rStyle w:val="CdigoHTML"/>
                <w:rFonts w:eastAsiaTheme="minorHAnsi"/>
              </w:rPr>
              <w:t xml:space="preserve">El número de ésta </w:t>
            </w:r>
            <w:proofErr w:type="spellStart"/>
            <w:r>
              <w:rPr>
                <w:rStyle w:val="CdigoHTML"/>
                <w:rFonts w:eastAsiaTheme="minorHAnsi"/>
              </w:rPr>
              <w:t>iteracción</w:t>
            </w:r>
            <w:proofErr w:type="spellEnd"/>
            <w:r>
              <w:rPr>
                <w:rStyle w:val="CdigoHTML"/>
                <w:rFonts w:eastAsiaTheme="minorHAnsi"/>
              </w:rPr>
              <w:t xml:space="preserve"> es:7</w:t>
            </w:r>
          </w:p>
        </w:tc>
      </w:tr>
    </w:tbl>
    <w:p w:rsidR="00330D9D" w:rsidRDefault="00330D9D" w:rsidP="00330D9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51"/>
      </w:tblGrid>
      <w:tr w:rsidR="00330D9D" w:rsidTr="00330D9D">
        <w:trPr>
          <w:tblCellSpacing w:w="15" w:type="dxa"/>
        </w:trPr>
        <w:tc>
          <w:tcPr>
            <w:tcW w:w="0" w:type="auto"/>
            <w:vAlign w:val="center"/>
            <w:hideMark/>
          </w:tcPr>
          <w:p w:rsidR="00330D9D" w:rsidRDefault="00330D9D">
            <w:pPr>
              <w:contextualSpacing/>
              <w:rPr>
                <w:sz w:val="24"/>
                <w:szCs w:val="24"/>
              </w:rPr>
            </w:pPr>
            <w:r>
              <w:rPr>
                <w:rStyle w:val="CdigoHTML"/>
                <w:rFonts w:eastAsiaTheme="minorHAnsi"/>
              </w:rPr>
              <w:t xml:space="preserve">El número de ésta </w:t>
            </w:r>
            <w:proofErr w:type="spellStart"/>
            <w:r>
              <w:rPr>
                <w:rStyle w:val="CdigoHTML"/>
                <w:rFonts w:eastAsiaTheme="minorHAnsi"/>
              </w:rPr>
              <w:t>iteracción</w:t>
            </w:r>
            <w:proofErr w:type="spellEnd"/>
            <w:r>
              <w:rPr>
                <w:rStyle w:val="CdigoHTML"/>
                <w:rFonts w:eastAsiaTheme="minorHAnsi"/>
              </w:rPr>
              <w:t xml:space="preserve"> es:8</w:t>
            </w:r>
          </w:p>
        </w:tc>
      </w:tr>
    </w:tbl>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En el ejemplo anterior, sólo existe una instrucción para imprimir un mensaje en la sentencia LOOP, pero sin embargo en la salida el mensaje se repite 8 veces con los números del 1 al 8. En la cláusula IN la expresión 1</w:t>
      </w:r>
      <w:proofErr w:type="gramStart"/>
      <w:r>
        <w:rPr>
          <w:rFonts w:ascii="Arial" w:hAnsi="Arial" w:cs="Arial"/>
          <w:color w:val="444444"/>
          <w:sz w:val="21"/>
          <w:szCs w:val="21"/>
        </w:rPr>
        <w:t>..8</w:t>
      </w:r>
      <w:proofErr w:type="gramEnd"/>
      <w:r>
        <w:rPr>
          <w:rFonts w:ascii="Arial" w:hAnsi="Arial" w:cs="Arial"/>
          <w:color w:val="444444"/>
          <w:sz w:val="21"/>
          <w:szCs w:val="21"/>
        </w:rPr>
        <w:t xml:space="preserve"> genera una lista de números, para éste caso , del 1 al 8.</w:t>
      </w:r>
    </w:p>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Probemos ahora generando la tabla de multiplicar del 7 del 1 al 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2410"/>
        <w:gridCol w:w="45"/>
      </w:tblGrid>
      <w:tr w:rsidR="00330D9D" w:rsidTr="00330D9D">
        <w:trPr>
          <w:gridAfter w:val="1"/>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1</w:t>
            </w:r>
          </w:p>
        </w:tc>
        <w:tc>
          <w:tcPr>
            <w:tcW w:w="0" w:type="auto"/>
            <w:vAlign w:val="center"/>
            <w:hideMark/>
          </w:tcPr>
          <w:p w:rsidR="00330D9D" w:rsidRDefault="00330D9D">
            <w:pPr>
              <w:contextualSpacing/>
              <w:rPr>
                <w:sz w:val="24"/>
                <w:szCs w:val="24"/>
              </w:rPr>
            </w:pPr>
            <w:r>
              <w:rPr>
                <w:rStyle w:val="CdigoHTML"/>
                <w:rFonts w:eastAsiaTheme="minorHAnsi"/>
              </w:rPr>
              <w:t>BEGIN</w:t>
            </w:r>
          </w:p>
        </w:tc>
      </w:tr>
      <w:tr w:rsidR="00330D9D" w:rsidTr="00330D9D">
        <w:trPr>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2</w:t>
            </w:r>
          </w:p>
        </w:tc>
        <w:tc>
          <w:tcPr>
            <w:tcW w:w="0" w:type="auto"/>
            <w:gridSpan w:val="2"/>
            <w:vAlign w:val="center"/>
            <w:hideMark/>
          </w:tcPr>
          <w:p w:rsidR="00330D9D" w:rsidRDefault="00330D9D">
            <w:pPr>
              <w:contextualSpacing/>
              <w:rPr>
                <w:sz w:val="24"/>
                <w:szCs w:val="24"/>
              </w:rPr>
            </w:pPr>
            <w:r>
              <w:rPr>
                <w:rStyle w:val="CdigoHTML"/>
                <w:rFonts w:eastAsiaTheme="minorHAnsi"/>
                <w:color w:val="C7254E"/>
              </w:rPr>
              <w:t>  </w:t>
            </w:r>
            <w:r>
              <w:rPr>
                <w:rStyle w:val="CdigoHTML"/>
                <w:rFonts w:eastAsiaTheme="minorHAnsi"/>
              </w:rPr>
              <w:t>FOR</w:t>
            </w:r>
            <w:r>
              <w:t> </w:t>
            </w:r>
            <w:r>
              <w:rPr>
                <w:rStyle w:val="CdigoHTML"/>
                <w:rFonts w:eastAsiaTheme="minorHAnsi"/>
              </w:rPr>
              <w:t>i IN</w:t>
            </w:r>
            <w:r>
              <w:t> </w:t>
            </w:r>
            <w:r>
              <w:rPr>
                <w:rStyle w:val="CdigoHTML"/>
                <w:rFonts w:eastAsiaTheme="minorHAnsi"/>
              </w:rPr>
              <w:t>1..12 LOOP</w:t>
            </w:r>
          </w:p>
        </w:tc>
      </w:tr>
    </w:tbl>
    <w:p w:rsidR="00330D9D" w:rsidRDefault="00330D9D" w:rsidP="00330D9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6081"/>
        <w:gridCol w:w="45"/>
      </w:tblGrid>
      <w:tr w:rsidR="00330D9D" w:rsidTr="00330D9D">
        <w:trPr>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3</w:t>
            </w:r>
          </w:p>
        </w:tc>
        <w:tc>
          <w:tcPr>
            <w:tcW w:w="0" w:type="auto"/>
            <w:gridSpan w:val="2"/>
            <w:vAlign w:val="center"/>
            <w:hideMark/>
          </w:tcPr>
          <w:p w:rsidR="00330D9D" w:rsidRDefault="00330D9D">
            <w:pPr>
              <w:contextualSpacing/>
              <w:rPr>
                <w:sz w:val="24"/>
                <w:szCs w:val="24"/>
              </w:rPr>
            </w:pPr>
            <w:r>
              <w:rPr>
                <w:rStyle w:val="CdigoHTML"/>
                <w:rFonts w:eastAsiaTheme="minorHAnsi"/>
                <w:color w:val="C7254E"/>
              </w:rPr>
              <w:t>    </w:t>
            </w:r>
            <w:r>
              <w:rPr>
                <w:rStyle w:val="CdigoHTML"/>
                <w:rFonts w:eastAsiaTheme="minorHAnsi"/>
              </w:rPr>
              <w:t>DBMS_OUTPUT.PUT_LINE('7*'</w:t>
            </w:r>
            <w:r>
              <w:t> </w:t>
            </w:r>
            <w:r>
              <w:rPr>
                <w:rStyle w:val="CdigoHTML"/>
                <w:rFonts w:eastAsiaTheme="minorHAnsi"/>
              </w:rPr>
              <w:t>|| i || '='|| (7*i));</w:t>
            </w:r>
          </w:p>
        </w:tc>
      </w:tr>
      <w:tr w:rsidR="00330D9D" w:rsidTr="00330D9D">
        <w:trPr>
          <w:gridAfter w:val="1"/>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4</w:t>
            </w:r>
          </w:p>
        </w:tc>
        <w:tc>
          <w:tcPr>
            <w:tcW w:w="0" w:type="auto"/>
            <w:vAlign w:val="center"/>
            <w:hideMark/>
          </w:tcPr>
          <w:p w:rsidR="00330D9D" w:rsidRDefault="00330D9D">
            <w:pPr>
              <w:contextualSpacing/>
              <w:rPr>
                <w:sz w:val="24"/>
                <w:szCs w:val="24"/>
              </w:rPr>
            </w:pPr>
            <w:r>
              <w:rPr>
                <w:rStyle w:val="CdigoHTML"/>
                <w:rFonts w:eastAsiaTheme="minorHAnsi"/>
                <w:color w:val="C7254E"/>
              </w:rPr>
              <w:t>  </w:t>
            </w:r>
            <w:r>
              <w:rPr>
                <w:rStyle w:val="CdigoHTML"/>
                <w:rFonts w:eastAsiaTheme="minorHAnsi"/>
              </w:rPr>
              <w:t>END</w:t>
            </w:r>
            <w:r>
              <w:t> </w:t>
            </w:r>
            <w:r>
              <w:rPr>
                <w:rStyle w:val="CdigoHTML"/>
                <w:rFonts w:eastAsiaTheme="minorHAnsi"/>
              </w:rPr>
              <w:t>LOOP;</w:t>
            </w:r>
          </w:p>
        </w:tc>
      </w:tr>
    </w:tbl>
    <w:p w:rsidR="00330D9D" w:rsidRDefault="00330D9D" w:rsidP="00330D9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
        <w:gridCol w:w="399"/>
        <w:gridCol w:w="286"/>
      </w:tblGrid>
      <w:tr w:rsidR="00330D9D" w:rsidTr="00330D9D">
        <w:trPr>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5</w:t>
            </w:r>
          </w:p>
        </w:tc>
        <w:tc>
          <w:tcPr>
            <w:tcW w:w="0" w:type="auto"/>
            <w:gridSpan w:val="2"/>
            <w:vAlign w:val="center"/>
            <w:hideMark/>
          </w:tcPr>
          <w:p w:rsidR="00330D9D" w:rsidRDefault="00330D9D">
            <w:pPr>
              <w:contextualSpacing/>
              <w:rPr>
                <w:sz w:val="24"/>
                <w:szCs w:val="24"/>
              </w:rPr>
            </w:pPr>
            <w:r>
              <w:rPr>
                <w:rStyle w:val="CdigoHTML"/>
                <w:rFonts w:eastAsiaTheme="minorHAnsi"/>
              </w:rPr>
              <w:t>END;</w:t>
            </w:r>
          </w:p>
        </w:tc>
      </w:tr>
      <w:tr w:rsidR="00330D9D" w:rsidTr="00330D9D">
        <w:trPr>
          <w:gridAfter w:val="1"/>
          <w:tblCellSpacing w:w="15" w:type="dxa"/>
        </w:trPr>
        <w:tc>
          <w:tcPr>
            <w:tcW w:w="0" w:type="auto"/>
            <w:gridSpan w:val="2"/>
            <w:vAlign w:val="center"/>
            <w:hideMark/>
          </w:tcPr>
          <w:p w:rsidR="00330D9D" w:rsidRDefault="00330D9D">
            <w:pPr>
              <w:contextualSpacing/>
              <w:rPr>
                <w:sz w:val="24"/>
                <w:szCs w:val="24"/>
              </w:rPr>
            </w:pPr>
            <w:r>
              <w:rPr>
                <w:rStyle w:val="CdigoHTML"/>
                <w:rFonts w:eastAsiaTheme="minorHAnsi"/>
              </w:rPr>
              <w:t>7*1=7</w:t>
            </w:r>
          </w:p>
        </w:tc>
      </w:tr>
    </w:tbl>
    <w:p w:rsidR="00330D9D" w:rsidRDefault="00330D9D" w:rsidP="00330D9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1"/>
      </w:tblGrid>
      <w:tr w:rsidR="00330D9D" w:rsidTr="00330D9D">
        <w:trPr>
          <w:tblCellSpacing w:w="15" w:type="dxa"/>
        </w:trPr>
        <w:tc>
          <w:tcPr>
            <w:tcW w:w="0" w:type="auto"/>
            <w:vAlign w:val="center"/>
            <w:hideMark/>
          </w:tcPr>
          <w:p w:rsidR="00330D9D" w:rsidRDefault="00330D9D">
            <w:pPr>
              <w:contextualSpacing/>
              <w:rPr>
                <w:sz w:val="24"/>
                <w:szCs w:val="24"/>
              </w:rPr>
            </w:pPr>
            <w:r>
              <w:rPr>
                <w:rStyle w:val="CdigoHTML"/>
                <w:rFonts w:eastAsiaTheme="minorHAnsi"/>
              </w:rPr>
              <w:t>7*2=14</w:t>
            </w:r>
          </w:p>
        </w:tc>
      </w:tr>
      <w:tr w:rsidR="00330D9D" w:rsidTr="00330D9D">
        <w:trPr>
          <w:tblCellSpacing w:w="15" w:type="dxa"/>
        </w:trPr>
        <w:tc>
          <w:tcPr>
            <w:tcW w:w="0" w:type="auto"/>
            <w:vAlign w:val="center"/>
            <w:hideMark/>
          </w:tcPr>
          <w:p w:rsidR="00330D9D" w:rsidRDefault="00330D9D">
            <w:pPr>
              <w:contextualSpacing/>
              <w:rPr>
                <w:sz w:val="24"/>
                <w:szCs w:val="24"/>
              </w:rPr>
            </w:pPr>
            <w:r>
              <w:rPr>
                <w:rStyle w:val="CdigoHTML"/>
                <w:rFonts w:eastAsiaTheme="minorHAnsi"/>
              </w:rPr>
              <w:t>7*3=21</w:t>
            </w:r>
          </w:p>
        </w:tc>
      </w:tr>
    </w:tbl>
    <w:p w:rsidR="00330D9D" w:rsidRDefault="00330D9D" w:rsidP="00330D9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1"/>
      </w:tblGrid>
      <w:tr w:rsidR="00330D9D" w:rsidTr="00330D9D">
        <w:trPr>
          <w:tblCellSpacing w:w="15" w:type="dxa"/>
        </w:trPr>
        <w:tc>
          <w:tcPr>
            <w:tcW w:w="0" w:type="auto"/>
            <w:vAlign w:val="center"/>
            <w:hideMark/>
          </w:tcPr>
          <w:p w:rsidR="00330D9D" w:rsidRDefault="00330D9D">
            <w:pPr>
              <w:contextualSpacing/>
              <w:rPr>
                <w:sz w:val="24"/>
                <w:szCs w:val="24"/>
              </w:rPr>
            </w:pPr>
            <w:r>
              <w:rPr>
                <w:rStyle w:val="CdigoHTML"/>
                <w:rFonts w:eastAsiaTheme="minorHAnsi"/>
              </w:rPr>
              <w:t>7*4=28</w:t>
            </w:r>
          </w:p>
        </w:tc>
      </w:tr>
      <w:tr w:rsidR="00330D9D" w:rsidTr="00330D9D">
        <w:trPr>
          <w:tblCellSpacing w:w="15" w:type="dxa"/>
        </w:trPr>
        <w:tc>
          <w:tcPr>
            <w:tcW w:w="0" w:type="auto"/>
            <w:vAlign w:val="center"/>
            <w:hideMark/>
          </w:tcPr>
          <w:p w:rsidR="00330D9D" w:rsidRDefault="00330D9D">
            <w:pPr>
              <w:contextualSpacing/>
              <w:rPr>
                <w:sz w:val="24"/>
                <w:szCs w:val="24"/>
              </w:rPr>
            </w:pPr>
            <w:r>
              <w:rPr>
                <w:rStyle w:val="CdigoHTML"/>
                <w:rFonts w:eastAsiaTheme="minorHAnsi"/>
              </w:rPr>
              <w:t>7*5=35</w:t>
            </w:r>
          </w:p>
        </w:tc>
      </w:tr>
    </w:tbl>
    <w:p w:rsidR="00330D9D" w:rsidRDefault="00330D9D" w:rsidP="00330D9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1"/>
      </w:tblGrid>
      <w:tr w:rsidR="00330D9D" w:rsidTr="00330D9D">
        <w:trPr>
          <w:tblCellSpacing w:w="15" w:type="dxa"/>
        </w:trPr>
        <w:tc>
          <w:tcPr>
            <w:tcW w:w="0" w:type="auto"/>
            <w:vAlign w:val="center"/>
            <w:hideMark/>
          </w:tcPr>
          <w:p w:rsidR="00330D9D" w:rsidRDefault="00330D9D">
            <w:pPr>
              <w:contextualSpacing/>
              <w:rPr>
                <w:sz w:val="24"/>
                <w:szCs w:val="24"/>
              </w:rPr>
            </w:pPr>
            <w:r>
              <w:rPr>
                <w:rStyle w:val="CdigoHTML"/>
                <w:rFonts w:eastAsiaTheme="minorHAnsi"/>
              </w:rPr>
              <w:t>7*6=42</w:t>
            </w:r>
          </w:p>
        </w:tc>
      </w:tr>
      <w:tr w:rsidR="00330D9D" w:rsidTr="00330D9D">
        <w:trPr>
          <w:tblCellSpacing w:w="15" w:type="dxa"/>
        </w:trPr>
        <w:tc>
          <w:tcPr>
            <w:tcW w:w="0" w:type="auto"/>
            <w:vAlign w:val="center"/>
            <w:hideMark/>
          </w:tcPr>
          <w:p w:rsidR="00330D9D" w:rsidRDefault="00330D9D">
            <w:pPr>
              <w:contextualSpacing/>
              <w:rPr>
                <w:sz w:val="24"/>
                <w:szCs w:val="24"/>
              </w:rPr>
            </w:pPr>
            <w:r>
              <w:rPr>
                <w:rStyle w:val="CdigoHTML"/>
                <w:rFonts w:eastAsiaTheme="minorHAnsi"/>
              </w:rPr>
              <w:t>7*7=49</w:t>
            </w:r>
          </w:p>
        </w:tc>
      </w:tr>
    </w:tbl>
    <w:p w:rsidR="00330D9D" w:rsidRDefault="00330D9D" w:rsidP="00330D9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1"/>
      </w:tblGrid>
      <w:tr w:rsidR="00330D9D" w:rsidTr="00330D9D">
        <w:trPr>
          <w:tblCellSpacing w:w="15" w:type="dxa"/>
        </w:trPr>
        <w:tc>
          <w:tcPr>
            <w:tcW w:w="0" w:type="auto"/>
            <w:vAlign w:val="center"/>
            <w:hideMark/>
          </w:tcPr>
          <w:p w:rsidR="00330D9D" w:rsidRDefault="00330D9D">
            <w:pPr>
              <w:contextualSpacing/>
              <w:rPr>
                <w:sz w:val="24"/>
                <w:szCs w:val="24"/>
              </w:rPr>
            </w:pPr>
            <w:r>
              <w:rPr>
                <w:rStyle w:val="CdigoHTML"/>
                <w:rFonts w:eastAsiaTheme="minorHAnsi"/>
              </w:rPr>
              <w:t>7*8=56</w:t>
            </w:r>
          </w:p>
        </w:tc>
      </w:tr>
      <w:tr w:rsidR="00330D9D" w:rsidTr="00330D9D">
        <w:trPr>
          <w:tblCellSpacing w:w="15" w:type="dxa"/>
        </w:trPr>
        <w:tc>
          <w:tcPr>
            <w:tcW w:w="0" w:type="auto"/>
            <w:vAlign w:val="center"/>
            <w:hideMark/>
          </w:tcPr>
          <w:p w:rsidR="00330D9D" w:rsidRDefault="00330D9D">
            <w:pPr>
              <w:contextualSpacing/>
              <w:rPr>
                <w:sz w:val="24"/>
                <w:szCs w:val="24"/>
              </w:rPr>
            </w:pPr>
            <w:r>
              <w:rPr>
                <w:rStyle w:val="CdigoHTML"/>
                <w:rFonts w:eastAsiaTheme="minorHAnsi"/>
              </w:rPr>
              <w:t>7*9=63</w:t>
            </w:r>
          </w:p>
        </w:tc>
      </w:tr>
    </w:tbl>
    <w:p w:rsidR="00330D9D" w:rsidRDefault="00330D9D" w:rsidP="00330D9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
      </w:tblGrid>
      <w:tr w:rsidR="00330D9D" w:rsidTr="00330D9D">
        <w:trPr>
          <w:tblCellSpacing w:w="15" w:type="dxa"/>
        </w:trPr>
        <w:tc>
          <w:tcPr>
            <w:tcW w:w="0" w:type="auto"/>
            <w:vAlign w:val="center"/>
            <w:hideMark/>
          </w:tcPr>
          <w:p w:rsidR="00330D9D" w:rsidRDefault="00330D9D">
            <w:pPr>
              <w:contextualSpacing/>
              <w:rPr>
                <w:sz w:val="24"/>
                <w:szCs w:val="24"/>
              </w:rPr>
            </w:pPr>
            <w:r>
              <w:rPr>
                <w:rStyle w:val="CdigoHTML"/>
                <w:rFonts w:eastAsiaTheme="minorHAnsi"/>
              </w:rPr>
              <w:t>7*10=70</w:t>
            </w:r>
          </w:p>
        </w:tc>
      </w:tr>
      <w:tr w:rsidR="00330D9D" w:rsidTr="00330D9D">
        <w:trPr>
          <w:tblCellSpacing w:w="15" w:type="dxa"/>
        </w:trPr>
        <w:tc>
          <w:tcPr>
            <w:tcW w:w="0" w:type="auto"/>
            <w:vAlign w:val="center"/>
            <w:hideMark/>
          </w:tcPr>
          <w:p w:rsidR="00330D9D" w:rsidRDefault="00330D9D">
            <w:pPr>
              <w:contextualSpacing/>
              <w:rPr>
                <w:sz w:val="24"/>
                <w:szCs w:val="24"/>
              </w:rPr>
            </w:pPr>
            <w:r>
              <w:rPr>
                <w:rStyle w:val="CdigoHTML"/>
                <w:rFonts w:eastAsiaTheme="minorHAnsi"/>
              </w:rPr>
              <w:t>7*11=77</w:t>
            </w:r>
          </w:p>
        </w:tc>
      </w:tr>
    </w:tbl>
    <w:p w:rsidR="00330D9D" w:rsidRDefault="00330D9D" w:rsidP="00330D9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1"/>
      </w:tblGrid>
      <w:tr w:rsidR="00330D9D" w:rsidTr="00330D9D">
        <w:trPr>
          <w:tblCellSpacing w:w="15" w:type="dxa"/>
        </w:trPr>
        <w:tc>
          <w:tcPr>
            <w:tcW w:w="0" w:type="auto"/>
            <w:vAlign w:val="center"/>
            <w:hideMark/>
          </w:tcPr>
          <w:p w:rsidR="00330D9D" w:rsidRDefault="00330D9D">
            <w:pPr>
              <w:contextualSpacing/>
              <w:rPr>
                <w:sz w:val="24"/>
                <w:szCs w:val="24"/>
              </w:rPr>
            </w:pPr>
            <w:r>
              <w:rPr>
                <w:rStyle w:val="CdigoHTML"/>
                <w:rFonts w:eastAsiaTheme="minorHAnsi"/>
              </w:rPr>
              <w:t>7*12=84</w:t>
            </w:r>
          </w:p>
        </w:tc>
      </w:tr>
    </w:tbl>
    <w:p w:rsidR="00330D9D" w:rsidRDefault="00330D9D" w:rsidP="00330D9D">
      <w:pPr>
        <w:pStyle w:val="Ttulo3"/>
        <w:spacing w:before="300" w:beforeAutospacing="0" w:after="150" w:afterAutospacing="0" w:line="432" w:lineRule="atLeast"/>
        <w:rPr>
          <w:rFonts w:ascii="Arial" w:hAnsi="Arial" w:cs="Arial"/>
          <w:color w:val="444444"/>
          <w:sz w:val="36"/>
          <w:szCs w:val="36"/>
        </w:rPr>
      </w:pPr>
      <w:r>
        <w:rPr>
          <w:rFonts w:ascii="Arial" w:hAnsi="Arial" w:cs="Arial"/>
          <w:color w:val="444444"/>
          <w:sz w:val="36"/>
          <w:szCs w:val="36"/>
        </w:rPr>
        <w:t>WHILE-LOOP</w:t>
      </w:r>
    </w:p>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La sentencia de control WHILE LOOP, al igual que FOR-LOOP, permite la ejecución de una o varias instrucciones. A diferencia de la sentencia FOR-LOOP, en WHILE-LOOP la ejecución se define a partir de una condición. Veamos un 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2361"/>
        <w:gridCol w:w="45"/>
      </w:tblGrid>
      <w:tr w:rsidR="00330D9D" w:rsidTr="00330D9D">
        <w:trPr>
          <w:gridAfter w:val="1"/>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1</w:t>
            </w:r>
          </w:p>
        </w:tc>
        <w:tc>
          <w:tcPr>
            <w:tcW w:w="0" w:type="auto"/>
            <w:vAlign w:val="center"/>
            <w:hideMark/>
          </w:tcPr>
          <w:p w:rsidR="00330D9D" w:rsidRDefault="00330D9D">
            <w:pPr>
              <w:contextualSpacing/>
              <w:rPr>
                <w:sz w:val="24"/>
                <w:szCs w:val="24"/>
              </w:rPr>
            </w:pPr>
            <w:r>
              <w:rPr>
                <w:rStyle w:val="CdigoHTML"/>
                <w:rFonts w:eastAsiaTheme="minorHAnsi"/>
              </w:rPr>
              <w:t>DECLARE</w:t>
            </w:r>
          </w:p>
        </w:tc>
      </w:tr>
      <w:tr w:rsidR="00330D9D" w:rsidTr="00330D9D">
        <w:trPr>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2</w:t>
            </w:r>
          </w:p>
        </w:tc>
        <w:tc>
          <w:tcPr>
            <w:tcW w:w="0" w:type="auto"/>
            <w:gridSpan w:val="2"/>
            <w:vAlign w:val="center"/>
            <w:hideMark/>
          </w:tcPr>
          <w:p w:rsidR="00330D9D" w:rsidRDefault="00330D9D">
            <w:pPr>
              <w:contextualSpacing/>
              <w:rPr>
                <w:sz w:val="24"/>
                <w:szCs w:val="24"/>
              </w:rPr>
            </w:pPr>
            <w:r>
              <w:rPr>
                <w:rStyle w:val="CdigoHTML"/>
                <w:rFonts w:eastAsiaTheme="minorHAnsi"/>
                <w:color w:val="C7254E"/>
              </w:rPr>
              <w:t>  </w:t>
            </w:r>
            <w:r>
              <w:rPr>
                <w:rStyle w:val="CdigoHTML"/>
                <w:rFonts w:eastAsiaTheme="minorHAnsi"/>
              </w:rPr>
              <w:t>V_NUM NUMBER</w:t>
            </w:r>
            <w:r>
              <w:t> </w:t>
            </w:r>
            <w:r>
              <w:rPr>
                <w:rStyle w:val="CdigoHTML"/>
                <w:rFonts w:eastAsiaTheme="minorHAnsi"/>
              </w:rPr>
              <w:t>:= 1;</w:t>
            </w:r>
          </w:p>
        </w:tc>
      </w:tr>
    </w:tbl>
    <w:p w:rsidR="00330D9D" w:rsidRDefault="00330D9D" w:rsidP="00330D9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2841"/>
        <w:gridCol w:w="45"/>
      </w:tblGrid>
      <w:tr w:rsidR="00330D9D" w:rsidTr="00330D9D">
        <w:trPr>
          <w:gridAfter w:val="1"/>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3</w:t>
            </w:r>
          </w:p>
        </w:tc>
        <w:tc>
          <w:tcPr>
            <w:tcW w:w="0" w:type="auto"/>
            <w:vAlign w:val="center"/>
            <w:hideMark/>
          </w:tcPr>
          <w:p w:rsidR="00330D9D" w:rsidRDefault="00330D9D">
            <w:pPr>
              <w:contextualSpacing/>
              <w:rPr>
                <w:sz w:val="24"/>
                <w:szCs w:val="24"/>
              </w:rPr>
            </w:pPr>
            <w:r>
              <w:rPr>
                <w:rStyle w:val="CdigoHTML"/>
                <w:rFonts w:eastAsiaTheme="minorHAnsi"/>
              </w:rPr>
              <w:t>BEGIN</w:t>
            </w:r>
          </w:p>
        </w:tc>
      </w:tr>
      <w:tr w:rsidR="00330D9D" w:rsidTr="00330D9D">
        <w:trPr>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lastRenderedPageBreak/>
              <w:t>4</w:t>
            </w:r>
          </w:p>
        </w:tc>
        <w:tc>
          <w:tcPr>
            <w:tcW w:w="0" w:type="auto"/>
            <w:gridSpan w:val="2"/>
            <w:vAlign w:val="center"/>
            <w:hideMark/>
          </w:tcPr>
          <w:p w:rsidR="00330D9D" w:rsidRDefault="00330D9D">
            <w:pPr>
              <w:contextualSpacing/>
              <w:rPr>
                <w:sz w:val="24"/>
                <w:szCs w:val="24"/>
              </w:rPr>
            </w:pPr>
            <w:r>
              <w:rPr>
                <w:rStyle w:val="CdigoHTML"/>
                <w:rFonts w:eastAsiaTheme="minorHAnsi"/>
                <w:color w:val="C7254E"/>
              </w:rPr>
              <w:t>  </w:t>
            </w:r>
            <w:r>
              <w:rPr>
                <w:rStyle w:val="CdigoHTML"/>
                <w:rFonts w:eastAsiaTheme="minorHAnsi"/>
              </w:rPr>
              <w:t>WHILE</w:t>
            </w:r>
            <w:r>
              <w:t> </w:t>
            </w:r>
            <w:r>
              <w:rPr>
                <w:rStyle w:val="CdigoHTML"/>
                <w:rFonts w:eastAsiaTheme="minorHAnsi"/>
              </w:rPr>
              <w:t>V_NUM &lt;= 13 LOOP</w:t>
            </w:r>
          </w:p>
        </w:tc>
      </w:tr>
    </w:tbl>
    <w:p w:rsidR="00330D9D" w:rsidRDefault="00330D9D" w:rsidP="00330D9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6801"/>
        <w:gridCol w:w="45"/>
      </w:tblGrid>
      <w:tr w:rsidR="00330D9D" w:rsidTr="00330D9D">
        <w:trPr>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5</w:t>
            </w:r>
          </w:p>
        </w:tc>
        <w:tc>
          <w:tcPr>
            <w:tcW w:w="0" w:type="auto"/>
            <w:gridSpan w:val="2"/>
            <w:vAlign w:val="center"/>
            <w:hideMark/>
          </w:tcPr>
          <w:p w:rsidR="00330D9D" w:rsidRDefault="00330D9D">
            <w:pPr>
              <w:contextualSpacing/>
              <w:rPr>
                <w:sz w:val="24"/>
                <w:szCs w:val="24"/>
              </w:rPr>
            </w:pPr>
            <w:r>
              <w:rPr>
                <w:rStyle w:val="CdigoHTML"/>
                <w:rFonts w:eastAsiaTheme="minorHAnsi"/>
                <w:color w:val="C7254E"/>
              </w:rPr>
              <w:t>    </w:t>
            </w:r>
            <w:r>
              <w:rPr>
                <w:rStyle w:val="CdigoHTML"/>
                <w:rFonts w:eastAsiaTheme="minorHAnsi"/>
              </w:rPr>
              <w:t>DBMS_OUTPUT.PUT_LINE('El valor V_NUM es :'</w:t>
            </w:r>
            <w:r>
              <w:t> </w:t>
            </w:r>
            <w:r>
              <w:rPr>
                <w:rStyle w:val="CdigoHTML"/>
                <w:rFonts w:eastAsiaTheme="minorHAnsi"/>
              </w:rPr>
              <w:t>|| V_NUM);</w:t>
            </w:r>
          </w:p>
        </w:tc>
      </w:tr>
      <w:tr w:rsidR="00330D9D" w:rsidTr="00330D9D">
        <w:trPr>
          <w:gridAfter w:val="1"/>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6</w:t>
            </w:r>
          </w:p>
        </w:tc>
        <w:tc>
          <w:tcPr>
            <w:tcW w:w="0" w:type="auto"/>
            <w:vAlign w:val="center"/>
            <w:hideMark/>
          </w:tcPr>
          <w:p w:rsidR="00330D9D" w:rsidRDefault="00330D9D">
            <w:pPr>
              <w:contextualSpacing/>
              <w:rPr>
                <w:sz w:val="24"/>
                <w:szCs w:val="24"/>
              </w:rPr>
            </w:pPr>
            <w:r>
              <w:rPr>
                <w:rStyle w:val="CdigoHTML"/>
                <w:rFonts w:eastAsiaTheme="minorHAnsi"/>
                <w:color w:val="C7254E"/>
              </w:rPr>
              <w:t>    </w:t>
            </w:r>
            <w:r>
              <w:rPr>
                <w:rStyle w:val="CdigoHTML"/>
                <w:rFonts w:eastAsiaTheme="minorHAnsi"/>
              </w:rPr>
              <w:t>V_NUM := V_NUM + 2.1;</w:t>
            </w:r>
          </w:p>
        </w:tc>
      </w:tr>
    </w:tbl>
    <w:p w:rsidR="00330D9D" w:rsidRDefault="00330D9D" w:rsidP="00330D9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2401"/>
        <w:gridCol w:w="30"/>
        <w:gridCol w:w="45"/>
      </w:tblGrid>
      <w:tr w:rsidR="00330D9D" w:rsidTr="00330D9D">
        <w:trPr>
          <w:gridAfter w:val="1"/>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7</w:t>
            </w:r>
          </w:p>
        </w:tc>
        <w:tc>
          <w:tcPr>
            <w:tcW w:w="0" w:type="auto"/>
            <w:gridSpan w:val="2"/>
            <w:vAlign w:val="center"/>
            <w:hideMark/>
          </w:tcPr>
          <w:p w:rsidR="00330D9D" w:rsidRDefault="00330D9D">
            <w:pPr>
              <w:contextualSpacing/>
              <w:rPr>
                <w:sz w:val="24"/>
                <w:szCs w:val="24"/>
              </w:rPr>
            </w:pPr>
            <w:r>
              <w:rPr>
                <w:rStyle w:val="CdigoHTML"/>
                <w:rFonts w:eastAsiaTheme="minorHAnsi"/>
                <w:color w:val="C7254E"/>
              </w:rPr>
              <w:t>  </w:t>
            </w:r>
            <w:r>
              <w:rPr>
                <w:rStyle w:val="CdigoHTML"/>
                <w:rFonts w:eastAsiaTheme="minorHAnsi"/>
              </w:rPr>
              <w:t>END</w:t>
            </w:r>
            <w:r>
              <w:t> </w:t>
            </w:r>
            <w:r>
              <w:rPr>
                <w:rStyle w:val="CdigoHTML"/>
                <w:rFonts w:eastAsiaTheme="minorHAnsi"/>
              </w:rPr>
              <w:t>LOOP;</w:t>
            </w:r>
          </w:p>
        </w:tc>
      </w:tr>
      <w:tr w:rsidR="00330D9D" w:rsidTr="00330D9D">
        <w:trPr>
          <w:gridAfter w:val="2"/>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8</w:t>
            </w:r>
          </w:p>
        </w:tc>
        <w:tc>
          <w:tcPr>
            <w:tcW w:w="0" w:type="auto"/>
            <w:vAlign w:val="center"/>
            <w:hideMark/>
          </w:tcPr>
          <w:p w:rsidR="00330D9D" w:rsidRDefault="00330D9D">
            <w:pPr>
              <w:contextualSpacing/>
              <w:rPr>
                <w:sz w:val="24"/>
                <w:szCs w:val="24"/>
              </w:rPr>
            </w:pPr>
            <w:r>
              <w:rPr>
                <w:rStyle w:val="CdigoHTML"/>
                <w:rFonts w:eastAsiaTheme="minorHAnsi"/>
              </w:rPr>
              <w:t>END;</w:t>
            </w:r>
          </w:p>
        </w:tc>
      </w:tr>
      <w:tr w:rsidR="00330D9D" w:rsidTr="00330D9D">
        <w:trPr>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1</w:t>
            </w:r>
          </w:p>
        </w:tc>
        <w:tc>
          <w:tcPr>
            <w:tcW w:w="0" w:type="auto"/>
            <w:gridSpan w:val="3"/>
            <w:vAlign w:val="center"/>
            <w:hideMark/>
          </w:tcPr>
          <w:p w:rsidR="00330D9D" w:rsidRDefault="00330D9D">
            <w:pPr>
              <w:contextualSpacing/>
              <w:rPr>
                <w:sz w:val="24"/>
                <w:szCs w:val="24"/>
              </w:rPr>
            </w:pPr>
            <w:r>
              <w:rPr>
                <w:rStyle w:val="CdigoHTML"/>
                <w:rFonts w:eastAsiaTheme="minorHAnsi"/>
              </w:rPr>
              <w:t>El valor V_NUM es :1</w:t>
            </w:r>
          </w:p>
        </w:tc>
      </w:tr>
    </w:tbl>
    <w:p w:rsidR="00330D9D" w:rsidRDefault="00330D9D" w:rsidP="00330D9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2716"/>
      </w:tblGrid>
      <w:tr w:rsidR="00330D9D" w:rsidTr="00330D9D">
        <w:trPr>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2</w:t>
            </w:r>
          </w:p>
        </w:tc>
        <w:tc>
          <w:tcPr>
            <w:tcW w:w="0" w:type="auto"/>
            <w:vAlign w:val="center"/>
            <w:hideMark/>
          </w:tcPr>
          <w:p w:rsidR="00330D9D" w:rsidRDefault="00330D9D">
            <w:pPr>
              <w:contextualSpacing/>
              <w:rPr>
                <w:sz w:val="24"/>
                <w:szCs w:val="24"/>
              </w:rPr>
            </w:pPr>
            <w:r>
              <w:rPr>
                <w:rStyle w:val="CdigoHTML"/>
                <w:rFonts w:eastAsiaTheme="minorHAnsi"/>
              </w:rPr>
              <w:t>El valor V_NUM es :3,1</w:t>
            </w:r>
          </w:p>
        </w:tc>
      </w:tr>
      <w:tr w:rsidR="00330D9D" w:rsidTr="00330D9D">
        <w:trPr>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3</w:t>
            </w:r>
          </w:p>
        </w:tc>
        <w:tc>
          <w:tcPr>
            <w:tcW w:w="0" w:type="auto"/>
            <w:vAlign w:val="center"/>
            <w:hideMark/>
          </w:tcPr>
          <w:p w:rsidR="00330D9D" w:rsidRDefault="00330D9D">
            <w:pPr>
              <w:contextualSpacing/>
              <w:rPr>
                <w:sz w:val="24"/>
                <w:szCs w:val="24"/>
              </w:rPr>
            </w:pPr>
            <w:r>
              <w:rPr>
                <w:rStyle w:val="CdigoHTML"/>
                <w:rFonts w:eastAsiaTheme="minorHAnsi"/>
              </w:rPr>
              <w:t>El valor V_NUM es :5,2</w:t>
            </w:r>
          </w:p>
        </w:tc>
      </w:tr>
    </w:tbl>
    <w:p w:rsidR="00330D9D" w:rsidRDefault="00330D9D" w:rsidP="00330D9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2716"/>
      </w:tblGrid>
      <w:tr w:rsidR="00330D9D" w:rsidTr="00330D9D">
        <w:trPr>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4</w:t>
            </w:r>
          </w:p>
        </w:tc>
        <w:tc>
          <w:tcPr>
            <w:tcW w:w="0" w:type="auto"/>
            <w:vAlign w:val="center"/>
            <w:hideMark/>
          </w:tcPr>
          <w:p w:rsidR="00330D9D" w:rsidRDefault="00330D9D">
            <w:pPr>
              <w:contextualSpacing/>
              <w:rPr>
                <w:sz w:val="24"/>
                <w:szCs w:val="24"/>
              </w:rPr>
            </w:pPr>
            <w:r>
              <w:rPr>
                <w:rStyle w:val="CdigoHTML"/>
                <w:rFonts w:eastAsiaTheme="minorHAnsi"/>
              </w:rPr>
              <w:t>El valor V_NUM es :7,3</w:t>
            </w:r>
          </w:p>
        </w:tc>
      </w:tr>
      <w:tr w:rsidR="00330D9D" w:rsidTr="00330D9D">
        <w:trPr>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5</w:t>
            </w:r>
          </w:p>
        </w:tc>
        <w:tc>
          <w:tcPr>
            <w:tcW w:w="0" w:type="auto"/>
            <w:vAlign w:val="center"/>
            <w:hideMark/>
          </w:tcPr>
          <w:p w:rsidR="00330D9D" w:rsidRDefault="00330D9D">
            <w:pPr>
              <w:contextualSpacing/>
              <w:rPr>
                <w:sz w:val="24"/>
                <w:szCs w:val="24"/>
              </w:rPr>
            </w:pPr>
            <w:r>
              <w:rPr>
                <w:rStyle w:val="CdigoHTML"/>
                <w:rFonts w:eastAsiaTheme="minorHAnsi"/>
              </w:rPr>
              <w:t>El valor V_NUM es :9,4</w:t>
            </w:r>
          </w:p>
        </w:tc>
      </w:tr>
    </w:tbl>
    <w:p w:rsidR="00330D9D" w:rsidRDefault="00330D9D" w:rsidP="00330D9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2836"/>
      </w:tblGrid>
      <w:tr w:rsidR="00330D9D" w:rsidTr="00330D9D">
        <w:trPr>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6</w:t>
            </w:r>
          </w:p>
        </w:tc>
        <w:tc>
          <w:tcPr>
            <w:tcW w:w="0" w:type="auto"/>
            <w:vAlign w:val="center"/>
            <w:hideMark/>
          </w:tcPr>
          <w:p w:rsidR="00330D9D" w:rsidRDefault="00330D9D">
            <w:pPr>
              <w:contextualSpacing/>
              <w:rPr>
                <w:sz w:val="24"/>
                <w:szCs w:val="24"/>
              </w:rPr>
            </w:pPr>
            <w:r>
              <w:rPr>
                <w:rStyle w:val="CdigoHTML"/>
                <w:rFonts w:eastAsiaTheme="minorHAnsi"/>
              </w:rPr>
              <w:t>El valor V_NUM es :11,5</w:t>
            </w:r>
          </w:p>
        </w:tc>
      </w:tr>
    </w:tbl>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 xml:space="preserve">En el ejemplo anterior, al igual que en la sentencia FOR-LOOP, el mensaje "El valor de V_NUM </w:t>
      </w:r>
      <w:proofErr w:type="gramStart"/>
      <w:r>
        <w:rPr>
          <w:rFonts w:ascii="Arial" w:hAnsi="Arial" w:cs="Arial"/>
          <w:color w:val="444444"/>
          <w:sz w:val="21"/>
          <w:szCs w:val="21"/>
        </w:rPr>
        <w:t>es ...</w:t>
      </w:r>
      <w:proofErr w:type="gramEnd"/>
      <w:r>
        <w:rPr>
          <w:rFonts w:ascii="Arial" w:hAnsi="Arial" w:cs="Arial"/>
          <w:color w:val="444444"/>
          <w:sz w:val="21"/>
          <w:szCs w:val="21"/>
        </w:rPr>
        <w:t>" se repite varias veces, pero ésta vez la variable V_NUM se ve incrementada en 2.1 cada vez que la sentencia WHILE-LOOP se ejecuta. En la cláusula WHILE, mientras la condición </w:t>
      </w:r>
      <w:r>
        <w:rPr>
          <w:rStyle w:val="Textoennegrita"/>
          <w:rFonts w:ascii="Arial" w:hAnsi="Arial" w:cs="Arial"/>
          <w:color w:val="444444"/>
          <w:sz w:val="21"/>
          <w:szCs w:val="21"/>
        </w:rPr>
        <w:t>V_NUM &lt;= 13</w:t>
      </w:r>
      <w:r>
        <w:rPr>
          <w:rFonts w:ascii="Arial" w:hAnsi="Arial" w:cs="Arial"/>
          <w:color w:val="444444"/>
          <w:sz w:val="21"/>
          <w:szCs w:val="21"/>
        </w:rPr>
        <w:t> es verdadera se ejecutará el código dentro de la cláusula LOOP. Finalmente debido al incremento realizado en la línea 6 (V_</w:t>
      </w:r>
      <w:proofErr w:type="gramStart"/>
      <w:r>
        <w:rPr>
          <w:rFonts w:ascii="Arial" w:hAnsi="Arial" w:cs="Arial"/>
          <w:color w:val="444444"/>
          <w:sz w:val="21"/>
          <w:szCs w:val="21"/>
        </w:rPr>
        <w:t>NUM :</w:t>
      </w:r>
      <w:proofErr w:type="gramEnd"/>
      <w:r>
        <w:rPr>
          <w:rFonts w:ascii="Arial" w:hAnsi="Arial" w:cs="Arial"/>
          <w:color w:val="444444"/>
          <w:sz w:val="21"/>
          <w:szCs w:val="21"/>
        </w:rPr>
        <w:t>= V_NUM + 2.1) el código sólo se repetirá 6 veces.</w:t>
      </w:r>
    </w:p>
    <w:p w:rsidR="00330D9D" w:rsidRDefault="00330D9D" w:rsidP="00330D9D">
      <w:pPr>
        <w:pStyle w:val="Ttulo3"/>
        <w:spacing w:before="300" w:beforeAutospacing="0" w:after="150" w:afterAutospacing="0" w:line="432" w:lineRule="atLeast"/>
        <w:rPr>
          <w:rFonts w:ascii="Arial" w:hAnsi="Arial" w:cs="Arial"/>
          <w:color w:val="444444"/>
          <w:sz w:val="36"/>
          <w:szCs w:val="36"/>
        </w:rPr>
      </w:pPr>
      <w:r>
        <w:rPr>
          <w:rFonts w:ascii="Arial" w:hAnsi="Arial" w:cs="Arial"/>
          <w:color w:val="444444"/>
          <w:sz w:val="36"/>
          <w:szCs w:val="36"/>
        </w:rPr>
        <w:t>LOOP</w:t>
      </w:r>
    </w:p>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La sentencia LOOP permite ejecutar un bloque de código de manera infinita, a diferencia de las otras sentencias iterativas, en la sentencia LOOP se debe utilizar la cláusula EXIT WHEN para colocar una condición para terminar el bucle: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2961"/>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01</w:t>
            </w:r>
          </w:p>
        </w:tc>
        <w:tc>
          <w:tcPr>
            <w:tcW w:w="0" w:type="auto"/>
            <w:vAlign w:val="center"/>
            <w:hideMark/>
          </w:tcPr>
          <w:p w:rsidR="00330D9D" w:rsidRDefault="00330D9D" w:rsidP="0058357D">
            <w:pPr>
              <w:contextualSpacing/>
              <w:rPr>
                <w:sz w:val="24"/>
                <w:szCs w:val="24"/>
              </w:rPr>
            </w:pPr>
            <w:r>
              <w:rPr>
                <w:rStyle w:val="CdigoHTML"/>
                <w:rFonts w:eastAsiaTheme="minorHAnsi"/>
              </w:rPr>
              <w:t>DECLARE</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02</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V_TOTAL    NUMBER</w:t>
            </w:r>
            <w:r>
              <w:t> </w:t>
            </w:r>
            <w:r>
              <w:rPr>
                <w:rStyle w:val="CdigoHTML"/>
                <w:rFonts w:eastAsiaTheme="minorHAnsi"/>
              </w:rPr>
              <w:t>:= 0;</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2961"/>
        <w:gridCol w:w="45"/>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03</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V_CONTADOR NUMBER</w:t>
            </w:r>
            <w:r>
              <w:t> </w:t>
            </w:r>
            <w:r>
              <w:rPr>
                <w:rStyle w:val="CdigoHTML"/>
                <w:rFonts w:eastAsiaTheme="minorHAnsi"/>
              </w:rPr>
              <w:t>:= 0;</w:t>
            </w:r>
          </w:p>
        </w:tc>
      </w:tr>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04</w:t>
            </w:r>
          </w:p>
        </w:tc>
        <w:tc>
          <w:tcPr>
            <w:tcW w:w="0" w:type="auto"/>
            <w:vAlign w:val="center"/>
            <w:hideMark/>
          </w:tcPr>
          <w:p w:rsidR="00330D9D" w:rsidRDefault="00330D9D" w:rsidP="0058357D">
            <w:pPr>
              <w:contextualSpacing/>
              <w:rPr>
                <w:sz w:val="24"/>
                <w:szCs w:val="24"/>
              </w:rPr>
            </w:pPr>
            <w:r>
              <w:rPr>
                <w:rStyle w:val="CdigoHTML"/>
                <w:rFonts w:eastAsiaTheme="minorHAnsi"/>
              </w:rPr>
              <w:t>BEGIN</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3991"/>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05</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LOOP</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06</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V_CONTADOR := V_CONTADOR + 1;</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6801"/>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07</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V_TOTAL := V_TOTAL + V_CONTADOR;</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08</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DBMS_OUTPUT.PUT_LINE('Valor de V_TOTAL:'</w:t>
            </w:r>
            <w:r>
              <w:t> </w:t>
            </w:r>
            <w:r>
              <w:rPr>
                <w:rStyle w:val="CdigoHTML"/>
                <w:rFonts w:eastAsiaTheme="minorHAnsi"/>
              </w:rPr>
              <w:t>|| V_TOTAL);</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3130"/>
        <w:gridCol w:w="45"/>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09</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EXIT</w:t>
            </w:r>
            <w:r>
              <w:t> </w:t>
            </w:r>
            <w:r>
              <w:rPr>
                <w:rStyle w:val="CdigoHTML"/>
                <w:rFonts w:eastAsiaTheme="minorHAnsi"/>
              </w:rPr>
              <w:t>WHEN</w:t>
            </w:r>
            <w:r>
              <w:t> </w:t>
            </w:r>
            <w:r>
              <w:rPr>
                <w:rStyle w:val="CdigoHTML"/>
                <w:rFonts w:eastAsiaTheme="minorHAnsi"/>
              </w:rPr>
              <w:t>V_TOTAL &gt; 20;</w:t>
            </w:r>
          </w:p>
        </w:tc>
      </w:tr>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10</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END</w:t>
            </w:r>
            <w:r>
              <w:t> </w:t>
            </w:r>
            <w:r>
              <w:rPr>
                <w:rStyle w:val="CdigoHTML"/>
                <w:rFonts w:eastAsiaTheme="minorHAnsi"/>
              </w:rPr>
              <w:t>LOOP;</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3"/>
        <w:gridCol w:w="1423"/>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11</w:t>
            </w:r>
          </w:p>
        </w:tc>
        <w:tc>
          <w:tcPr>
            <w:tcW w:w="0" w:type="auto"/>
            <w:vAlign w:val="center"/>
            <w:hideMark/>
          </w:tcPr>
          <w:p w:rsidR="00330D9D" w:rsidRDefault="00330D9D" w:rsidP="0058357D">
            <w:pPr>
              <w:contextualSpacing/>
              <w:rPr>
                <w:sz w:val="24"/>
                <w:szCs w:val="24"/>
              </w:rPr>
            </w:pPr>
            <w:r>
              <w:rPr>
                <w:rStyle w:val="CdigoHTML"/>
                <w:rFonts w:eastAsiaTheme="minorHAnsi"/>
              </w:rPr>
              <w:t>END;</w:t>
            </w:r>
          </w:p>
        </w:tc>
      </w:tr>
      <w:tr w:rsidR="00330D9D" w:rsidTr="00330D9D">
        <w:trPr>
          <w:tblCellSpacing w:w="15" w:type="dxa"/>
        </w:trPr>
        <w:tc>
          <w:tcPr>
            <w:tcW w:w="0" w:type="auto"/>
            <w:gridSpan w:val="3"/>
            <w:vAlign w:val="center"/>
            <w:hideMark/>
          </w:tcPr>
          <w:p w:rsidR="00330D9D" w:rsidRDefault="00330D9D" w:rsidP="0058357D">
            <w:pPr>
              <w:contextualSpacing/>
              <w:rPr>
                <w:sz w:val="24"/>
                <w:szCs w:val="24"/>
              </w:rPr>
            </w:pPr>
            <w:r>
              <w:rPr>
                <w:rStyle w:val="CdigoHTML"/>
                <w:rFonts w:eastAsiaTheme="minorHAnsi"/>
              </w:rPr>
              <w:t>Valor de V_TOTAL:1</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1"/>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rPr>
              <w:t>Valor de V_TOTAL:3</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rPr>
              <w:t>Valor de V_TOTAL:6</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1"/>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rPr>
              <w:t>Valor de V_TOTAL:10</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rPr>
              <w:t>Valor de V_TOTAL:15</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1"/>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rPr>
              <w:t>Valor de V_TOTAL:21</w:t>
            </w:r>
          </w:p>
        </w:tc>
      </w:tr>
    </w:tbl>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 xml:space="preserve">En el ejemplo anterior, la sentencia LOOP terminará cuando el valor de </w:t>
      </w:r>
      <w:proofErr w:type="gramStart"/>
      <w:r>
        <w:rPr>
          <w:rFonts w:ascii="Arial" w:hAnsi="Arial" w:cs="Arial"/>
          <w:color w:val="444444"/>
          <w:sz w:val="21"/>
          <w:szCs w:val="21"/>
        </w:rPr>
        <w:t>la variables</w:t>
      </w:r>
      <w:proofErr w:type="gramEnd"/>
      <w:r>
        <w:rPr>
          <w:rFonts w:ascii="Arial" w:hAnsi="Arial" w:cs="Arial"/>
          <w:color w:val="444444"/>
          <w:sz w:val="21"/>
          <w:szCs w:val="21"/>
        </w:rPr>
        <w:t xml:space="preserve"> V_TOTAL sea mayor a 20.</w:t>
      </w:r>
    </w:p>
    <w:p w:rsidR="00330D9D" w:rsidRDefault="00330D9D" w:rsidP="00330D9D">
      <w:pPr>
        <w:pStyle w:val="Ttulo2"/>
        <w:spacing w:before="300" w:beforeAutospacing="0" w:after="150" w:afterAutospacing="0" w:line="540" w:lineRule="atLeast"/>
        <w:rPr>
          <w:rFonts w:ascii="Arial" w:hAnsi="Arial" w:cs="Arial"/>
          <w:color w:val="444444"/>
          <w:sz w:val="45"/>
          <w:szCs w:val="45"/>
        </w:rPr>
      </w:pPr>
      <w:r>
        <w:rPr>
          <w:rFonts w:ascii="Arial" w:hAnsi="Arial" w:cs="Arial"/>
          <w:color w:val="444444"/>
          <w:sz w:val="45"/>
          <w:szCs w:val="45"/>
        </w:rPr>
        <w:lastRenderedPageBreak/>
        <w:t>Secuencial</w:t>
      </w:r>
    </w:p>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La sentencia GOTO permite cambiar la línea secuencial de la ejecución hacia una etiqueta. Las etiquetas son marcadas con los símbolos &lt;&lt; y &gt;&gt;. Para ir dirigir la ejecución hacia una etiqueta simplemente hay que usar la sentencia GOTO: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3391"/>
        <w:gridCol w:w="45"/>
      </w:tblGrid>
      <w:tr w:rsidR="00330D9D" w:rsidTr="00330D9D">
        <w:trPr>
          <w:gridAfter w:val="1"/>
          <w:tblCellSpacing w:w="15" w:type="dxa"/>
        </w:trPr>
        <w:tc>
          <w:tcPr>
            <w:tcW w:w="0" w:type="auto"/>
            <w:vAlign w:val="center"/>
            <w:hideMark/>
          </w:tcPr>
          <w:p w:rsidR="00330D9D" w:rsidRDefault="00330D9D" w:rsidP="00330D9D">
            <w:pPr>
              <w:contextualSpacing/>
              <w:rPr>
                <w:sz w:val="24"/>
                <w:szCs w:val="24"/>
              </w:rPr>
            </w:pPr>
            <w:r>
              <w:rPr>
                <w:rStyle w:val="CdigoHTML"/>
                <w:rFonts w:eastAsiaTheme="minorHAnsi"/>
                <w:color w:val="C7254E"/>
              </w:rPr>
              <w:t>01</w:t>
            </w:r>
          </w:p>
        </w:tc>
        <w:tc>
          <w:tcPr>
            <w:tcW w:w="0" w:type="auto"/>
            <w:vAlign w:val="center"/>
            <w:hideMark/>
          </w:tcPr>
          <w:p w:rsidR="00330D9D" w:rsidRDefault="00330D9D" w:rsidP="00330D9D">
            <w:pPr>
              <w:contextualSpacing/>
              <w:rPr>
                <w:sz w:val="24"/>
                <w:szCs w:val="24"/>
              </w:rPr>
            </w:pPr>
            <w:r>
              <w:rPr>
                <w:rStyle w:val="CdigoHTML"/>
                <w:rFonts w:eastAsiaTheme="minorHAnsi"/>
              </w:rPr>
              <w:t>DECLARE</w:t>
            </w:r>
          </w:p>
        </w:tc>
      </w:tr>
      <w:tr w:rsidR="00330D9D" w:rsidTr="00330D9D">
        <w:trPr>
          <w:tblCellSpacing w:w="15" w:type="dxa"/>
        </w:trPr>
        <w:tc>
          <w:tcPr>
            <w:tcW w:w="0" w:type="auto"/>
            <w:vAlign w:val="center"/>
            <w:hideMark/>
          </w:tcPr>
          <w:p w:rsidR="00330D9D" w:rsidRDefault="00330D9D" w:rsidP="00330D9D">
            <w:pPr>
              <w:contextualSpacing/>
              <w:rPr>
                <w:sz w:val="24"/>
                <w:szCs w:val="24"/>
              </w:rPr>
            </w:pPr>
            <w:r>
              <w:rPr>
                <w:rStyle w:val="CdigoHTML"/>
                <w:rFonts w:eastAsiaTheme="minorHAnsi"/>
                <w:color w:val="C7254E"/>
              </w:rPr>
              <w:t>02</w:t>
            </w:r>
          </w:p>
        </w:tc>
        <w:tc>
          <w:tcPr>
            <w:tcW w:w="0" w:type="auto"/>
            <w:gridSpan w:val="2"/>
            <w:vAlign w:val="center"/>
            <w:hideMark/>
          </w:tcPr>
          <w:p w:rsidR="00330D9D" w:rsidRDefault="00330D9D" w:rsidP="00330D9D">
            <w:pPr>
              <w:contextualSpacing/>
              <w:rPr>
                <w:sz w:val="24"/>
                <w:szCs w:val="24"/>
              </w:rPr>
            </w:pPr>
            <w:r>
              <w:rPr>
                <w:rStyle w:val="CdigoHTML"/>
                <w:rFonts w:eastAsiaTheme="minorHAnsi"/>
                <w:color w:val="C7254E"/>
              </w:rPr>
              <w:t>  </w:t>
            </w:r>
            <w:r>
              <w:rPr>
                <w:rStyle w:val="CdigoHTML"/>
                <w:rFonts w:eastAsiaTheme="minorHAnsi"/>
              </w:rPr>
              <w:t>V_TOTAL    NUMBER(9) := 0;</w:t>
            </w:r>
          </w:p>
        </w:tc>
      </w:tr>
    </w:tbl>
    <w:p w:rsidR="00330D9D" w:rsidRDefault="00330D9D" w:rsidP="00330D9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3391"/>
        <w:gridCol w:w="45"/>
      </w:tblGrid>
      <w:tr w:rsidR="00330D9D" w:rsidTr="00330D9D">
        <w:trPr>
          <w:tblCellSpacing w:w="15" w:type="dxa"/>
        </w:trPr>
        <w:tc>
          <w:tcPr>
            <w:tcW w:w="0" w:type="auto"/>
            <w:vAlign w:val="center"/>
            <w:hideMark/>
          </w:tcPr>
          <w:p w:rsidR="00330D9D" w:rsidRDefault="00330D9D" w:rsidP="00330D9D">
            <w:pPr>
              <w:contextualSpacing/>
              <w:rPr>
                <w:sz w:val="24"/>
                <w:szCs w:val="24"/>
              </w:rPr>
            </w:pPr>
            <w:r>
              <w:rPr>
                <w:rStyle w:val="CdigoHTML"/>
                <w:rFonts w:eastAsiaTheme="minorHAnsi"/>
                <w:color w:val="C7254E"/>
              </w:rPr>
              <w:t>03</w:t>
            </w:r>
          </w:p>
        </w:tc>
        <w:tc>
          <w:tcPr>
            <w:tcW w:w="0" w:type="auto"/>
            <w:gridSpan w:val="2"/>
            <w:vAlign w:val="center"/>
            <w:hideMark/>
          </w:tcPr>
          <w:p w:rsidR="00330D9D" w:rsidRDefault="00330D9D" w:rsidP="00330D9D">
            <w:pPr>
              <w:contextualSpacing/>
              <w:rPr>
                <w:sz w:val="24"/>
                <w:szCs w:val="24"/>
              </w:rPr>
            </w:pPr>
            <w:r>
              <w:rPr>
                <w:rStyle w:val="CdigoHTML"/>
                <w:rFonts w:eastAsiaTheme="minorHAnsi"/>
                <w:color w:val="C7254E"/>
              </w:rPr>
              <w:t>  </w:t>
            </w:r>
            <w:r>
              <w:rPr>
                <w:rStyle w:val="CdigoHTML"/>
                <w:rFonts w:eastAsiaTheme="minorHAnsi"/>
              </w:rPr>
              <w:t>V_CONTADOR NUMBER(6) := 0;</w:t>
            </w:r>
          </w:p>
        </w:tc>
      </w:tr>
      <w:tr w:rsidR="00330D9D" w:rsidTr="00330D9D">
        <w:trPr>
          <w:gridAfter w:val="1"/>
          <w:tblCellSpacing w:w="15" w:type="dxa"/>
        </w:trPr>
        <w:tc>
          <w:tcPr>
            <w:tcW w:w="0" w:type="auto"/>
            <w:vAlign w:val="center"/>
            <w:hideMark/>
          </w:tcPr>
          <w:p w:rsidR="00330D9D" w:rsidRDefault="00330D9D" w:rsidP="00330D9D">
            <w:pPr>
              <w:contextualSpacing/>
              <w:rPr>
                <w:sz w:val="24"/>
                <w:szCs w:val="24"/>
              </w:rPr>
            </w:pPr>
            <w:r>
              <w:rPr>
                <w:rStyle w:val="CdigoHTML"/>
                <w:rFonts w:eastAsiaTheme="minorHAnsi"/>
                <w:color w:val="C7254E"/>
              </w:rPr>
              <w:t>04</w:t>
            </w:r>
          </w:p>
        </w:tc>
        <w:tc>
          <w:tcPr>
            <w:tcW w:w="0" w:type="auto"/>
            <w:vAlign w:val="center"/>
            <w:hideMark/>
          </w:tcPr>
          <w:p w:rsidR="00330D9D" w:rsidRDefault="00330D9D" w:rsidP="00330D9D">
            <w:pPr>
              <w:contextualSpacing/>
              <w:rPr>
                <w:sz w:val="24"/>
                <w:szCs w:val="24"/>
              </w:rPr>
            </w:pPr>
            <w:r>
              <w:rPr>
                <w:rStyle w:val="CdigoHTML"/>
                <w:rFonts w:eastAsiaTheme="minorHAnsi"/>
              </w:rPr>
              <w:t>BEGIN</w:t>
            </w:r>
          </w:p>
        </w:tc>
      </w:tr>
    </w:tbl>
    <w:p w:rsidR="00330D9D" w:rsidRDefault="00330D9D" w:rsidP="00330D9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1711"/>
        <w:gridCol w:w="45"/>
      </w:tblGrid>
      <w:tr w:rsidR="00330D9D" w:rsidTr="00330D9D">
        <w:trPr>
          <w:gridAfter w:val="1"/>
          <w:tblCellSpacing w:w="15" w:type="dxa"/>
        </w:trPr>
        <w:tc>
          <w:tcPr>
            <w:tcW w:w="0" w:type="auto"/>
            <w:vAlign w:val="center"/>
            <w:hideMark/>
          </w:tcPr>
          <w:p w:rsidR="00330D9D" w:rsidRDefault="00330D9D" w:rsidP="00330D9D">
            <w:pPr>
              <w:contextualSpacing/>
              <w:rPr>
                <w:sz w:val="24"/>
                <w:szCs w:val="24"/>
              </w:rPr>
            </w:pPr>
            <w:r>
              <w:rPr>
                <w:rStyle w:val="CdigoHTML"/>
                <w:rFonts w:eastAsiaTheme="minorHAnsi"/>
                <w:color w:val="C7254E"/>
              </w:rPr>
              <w:t>05</w:t>
            </w:r>
          </w:p>
        </w:tc>
        <w:tc>
          <w:tcPr>
            <w:tcW w:w="0" w:type="auto"/>
            <w:vAlign w:val="center"/>
            <w:hideMark/>
          </w:tcPr>
          <w:p w:rsidR="00330D9D" w:rsidRDefault="00330D9D" w:rsidP="00330D9D">
            <w:pPr>
              <w:contextualSpacing/>
              <w:rPr>
                <w:sz w:val="24"/>
                <w:szCs w:val="24"/>
              </w:rPr>
            </w:pPr>
            <w:r>
              <w:rPr>
                <w:rStyle w:val="CdigoHTML"/>
                <w:rFonts w:eastAsiaTheme="minorHAnsi"/>
                <w:color w:val="C7254E"/>
              </w:rPr>
              <w:t>  </w:t>
            </w:r>
            <w:r>
              <w:t> </w:t>
            </w:r>
          </w:p>
        </w:tc>
      </w:tr>
      <w:tr w:rsidR="00330D9D" w:rsidTr="00330D9D">
        <w:trPr>
          <w:tblCellSpacing w:w="15" w:type="dxa"/>
        </w:trPr>
        <w:tc>
          <w:tcPr>
            <w:tcW w:w="0" w:type="auto"/>
            <w:vAlign w:val="center"/>
            <w:hideMark/>
          </w:tcPr>
          <w:p w:rsidR="00330D9D" w:rsidRDefault="00330D9D" w:rsidP="00330D9D">
            <w:pPr>
              <w:contextualSpacing/>
              <w:rPr>
                <w:sz w:val="24"/>
                <w:szCs w:val="24"/>
              </w:rPr>
            </w:pPr>
            <w:r>
              <w:rPr>
                <w:rStyle w:val="CdigoHTML"/>
                <w:rFonts w:eastAsiaTheme="minorHAnsi"/>
                <w:color w:val="C7254E"/>
              </w:rPr>
              <w:t>06</w:t>
            </w:r>
          </w:p>
        </w:tc>
        <w:tc>
          <w:tcPr>
            <w:tcW w:w="0" w:type="auto"/>
            <w:gridSpan w:val="2"/>
            <w:vAlign w:val="center"/>
            <w:hideMark/>
          </w:tcPr>
          <w:p w:rsidR="00330D9D" w:rsidRDefault="00330D9D" w:rsidP="00330D9D">
            <w:pPr>
              <w:contextualSpacing/>
              <w:rPr>
                <w:sz w:val="24"/>
                <w:szCs w:val="24"/>
              </w:rPr>
            </w:pPr>
            <w:r>
              <w:rPr>
                <w:rStyle w:val="CdigoHTML"/>
                <w:rFonts w:eastAsiaTheme="minorHAnsi"/>
                <w:color w:val="C7254E"/>
              </w:rPr>
              <w:t>  </w:t>
            </w:r>
            <w:r>
              <w:rPr>
                <w:rStyle w:val="CdigoHTML"/>
                <w:rFonts w:eastAsiaTheme="minorHAnsi"/>
              </w:rPr>
              <w:t>&lt;&lt;calcular&gt;&gt;</w:t>
            </w:r>
          </w:p>
        </w:tc>
      </w:tr>
    </w:tbl>
    <w:p w:rsidR="00330D9D" w:rsidRDefault="00330D9D" w:rsidP="00330D9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4111"/>
        <w:gridCol w:w="45"/>
      </w:tblGrid>
      <w:tr w:rsidR="00330D9D" w:rsidTr="00330D9D">
        <w:trPr>
          <w:gridAfter w:val="1"/>
          <w:tblCellSpacing w:w="15" w:type="dxa"/>
        </w:trPr>
        <w:tc>
          <w:tcPr>
            <w:tcW w:w="0" w:type="auto"/>
            <w:vAlign w:val="center"/>
            <w:hideMark/>
          </w:tcPr>
          <w:p w:rsidR="00330D9D" w:rsidRDefault="00330D9D" w:rsidP="00330D9D">
            <w:pPr>
              <w:contextualSpacing/>
              <w:rPr>
                <w:sz w:val="24"/>
                <w:szCs w:val="24"/>
              </w:rPr>
            </w:pPr>
            <w:r>
              <w:rPr>
                <w:rStyle w:val="CdigoHTML"/>
                <w:rFonts w:eastAsiaTheme="minorHAnsi"/>
                <w:color w:val="C7254E"/>
              </w:rPr>
              <w:t>07</w:t>
            </w:r>
          </w:p>
        </w:tc>
        <w:tc>
          <w:tcPr>
            <w:tcW w:w="0" w:type="auto"/>
            <w:vAlign w:val="center"/>
            <w:hideMark/>
          </w:tcPr>
          <w:p w:rsidR="00330D9D" w:rsidRDefault="00330D9D" w:rsidP="00330D9D">
            <w:pPr>
              <w:contextualSpacing/>
              <w:rPr>
                <w:sz w:val="24"/>
                <w:szCs w:val="24"/>
              </w:rPr>
            </w:pPr>
            <w:r>
              <w:rPr>
                <w:rStyle w:val="CdigoHTML"/>
                <w:rFonts w:eastAsiaTheme="minorHAnsi"/>
                <w:color w:val="C7254E"/>
              </w:rPr>
              <w:t>  </w:t>
            </w:r>
            <w:r>
              <w:rPr>
                <w:rStyle w:val="CdigoHTML"/>
                <w:rFonts w:eastAsiaTheme="minorHAnsi"/>
              </w:rPr>
              <w:t>V_CONTADOR := V_CONTADOR + 1;</w:t>
            </w:r>
          </w:p>
        </w:tc>
      </w:tr>
      <w:tr w:rsidR="00330D9D" w:rsidTr="00330D9D">
        <w:trPr>
          <w:tblCellSpacing w:w="15" w:type="dxa"/>
        </w:trPr>
        <w:tc>
          <w:tcPr>
            <w:tcW w:w="0" w:type="auto"/>
            <w:vAlign w:val="center"/>
            <w:hideMark/>
          </w:tcPr>
          <w:p w:rsidR="00330D9D" w:rsidRDefault="00330D9D" w:rsidP="00330D9D">
            <w:pPr>
              <w:contextualSpacing/>
              <w:rPr>
                <w:sz w:val="24"/>
                <w:szCs w:val="24"/>
              </w:rPr>
            </w:pPr>
            <w:r>
              <w:rPr>
                <w:rStyle w:val="CdigoHTML"/>
                <w:rFonts w:eastAsiaTheme="minorHAnsi"/>
                <w:color w:val="C7254E"/>
              </w:rPr>
              <w:t>08</w:t>
            </w:r>
          </w:p>
        </w:tc>
        <w:tc>
          <w:tcPr>
            <w:tcW w:w="0" w:type="auto"/>
            <w:gridSpan w:val="2"/>
            <w:vAlign w:val="center"/>
            <w:hideMark/>
          </w:tcPr>
          <w:p w:rsidR="00330D9D" w:rsidRDefault="00330D9D" w:rsidP="00330D9D">
            <w:pPr>
              <w:contextualSpacing/>
              <w:rPr>
                <w:sz w:val="24"/>
                <w:szCs w:val="24"/>
              </w:rPr>
            </w:pPr>
            <w:r>
              <w:rPr>
                <w:rStyle w:val="CdigoHTML"/>
                <w:rFonts w:eastAsiaTheme="minorHAnsi"/>
                <w:color w:val="C7254E"/>
              </w:rPr>
              <w:t>  </w:t>
            </w:r>
            <w:r>
              <w:rPr>
                <w:rStyle w:val="CdigoHTML"/>
                <w:rFonts w:eastAsiaTheme="minorHAnsi"/>
              </w:rPr>
              <w:t>V_TOTAL := V_TOTAL + V_CONTADOR;</w:t>
            </w:r>
          </w:p>
        </w:tc>
      </w:tr>
    </w:tbl>
    <w:p w:rsidR="00330D9D" w:rsidRDefault="00330D9D" w:rsidP="00330D9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2721"/>
        <w:gridCol w:w="45"/>
      </w:tblGrid>
      <w:tr w:rsidR="00330D9D" w:rsidTr="00330D9D">
        <w:trPr>
          <w:gridAfter w:val="1"/>
          <w:tblCellSpacing w:w="15" w:type="dxa"/>
        </w:trPr>
        <w:tc>
          <w:tcPr>
            <w:tcW w:w="0" w:type="auto"/>
            <w:vAlign w:val="center"/>
            <w:hideMark/>
          </w:tcPr>
          <w:p w:rsidR="00330D9D" w:rsidRDefault="00330D9D" w:rsidP="00330D9D">
            <w:pPr>
              <w:contextualSpacing/>
              <w:rPr>
                <w:sz w:val="24"/>
                <w:szCs w:val="24"/>
              </w:rPr>
            </w:pPr>
            <w:r>
              <w:rPr>
                <w:rStyle w:val="CdigoHTML"/>
                <w:rFonts w:eastAsiaTheme="minorHAnsi"/>
                <w:color w:val="C7254E"/>
              </w:rPr>
              <w:t>09</w:t>
            </w:r>
          </w:p>
        </w:tc>
        <w:tc>
          <w:tcPr>
            <w:tcW w:w="0" w:type="auto"/>
            <w:vAlign w:val="center"/>
            <w:hideMark/>
          </w:tcPr>
          <w:p w:rsidR="00330D9D" w:rsidRDefault="00330D9D" w:rsidP="00330D9D">
            <w:pPr>
              <w:contextualSpacing/>
              <w:rPr>
                <w:sz w:val="24"/>
                <w:szCs w:val="24"/>
              </w:rPr>
            </w:pPr>
            <w:r>
              <w:rPr>
                <w:rStyle w:val="CdigoHTML"/>
                <w:rFonts w:eastAsiaTheme="minorHAnsi"/>
                <w:color w:val="C7254E"/>
              </w:rPr>
              <w:t>  </w:t>
            </w:r>
            <w:r>
              <w:t> </w:t>
            </w:r>
          </w:p>
        </w:tc>
      </w:tr>
      <w:tr w:rsidR="00330D9D" w:rsidTr="00330D9D">
        <w:trPr>
          <w:tblCellSpacing w:w="15" w:type="dxa"/>
        </w:trPr>
        <w:tc>
          <w:tcPr>
            <w:tcW w:w="0" w:type="auto"/>
            <w:vAlign w:val="center"/>
            <w:hideMark/>
          </w:tcPr>
          <w:p w:rsidR="00330D9D" w:rsidRDefault="00330D9D" w:rsidP="00330D9D">
            <w:pPr>
              <w:contextualSpacing/>
              <w:rPr>
                <w:sz w:val="24"/>
                <w:szCs w:val="24"/>
              </w:rPr>
            </w:pPr>
            <w:r>
              <w:rPr>
                <w:rStyle w:val="CdigoHTML"/>
                <w:rFonts w:eastAsiaTheme="minorHAnsi"/>
                <w:color w:val="C7254E"/>
              </w:rPr>
              <w:t>10</w:t>
            </w:r>
          </w:p>
        </w:tc>
        <w:tc>
          <w:tcPr>
            <w:tcW w:w="0" w:type="auto"/>
            <w:gridSpan w:val="2"/>
            <w:vAlign w:val="center"/>
            <w:hideMark/>
          </w:tcPr>
          <w:p w:rsidR="00330D9D" w:rsidRDefault="00330D9D" w:rsidP="00330D9D">
            <w:pPr>
              <w:contextualSpacing/>
              <w:rPr>
                <w:sz w:val="24"/>
                <w:szCs w:val="24"/>
              </w:rPr>
            </w:pPr>
            <w:r>
              <w:rPr>
                <w:rStyle w:val="CdigoHTML"/>
                <w:rFonts w:eastAsiaTheme="minorHAnsi"/>
                <w:color w:val="C7254E"/>
              </w:rPr>
              <w:t>  </w:t>
            </w:r>
            <w:r>
              <w:rPr>
                <w:rStyle w:val="CdigoHTML"/>
                <w:rFonts w:eastAsiaTheme="minorHAnsi"/>
              </w:rPr>
              <w:t>IF</w:t>
            </w:r>
            <w:r>
              <w:t> </w:t>
            </w:r>
            <w:r>
              <w:rPr>
                <w:rStyle w:val="CdigoHTML"/>
                <w:rFonts w:eastAsiaTheme="minorHAnsi"/>
              </w:rPr>
              <w:t>V_TOTAL &lt;= 20 THEN</w:t>
            </w:r>
          </w:p>
        </w:tc>
      </w:tr>
    </w:tbl>
    <w:p w:rsidR="00330D9D" w:rsidRDefault="00330D9D" w:rsidP="00330D9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6801"/>
        <w:gridCol w:w="45"/>
      </w:tblGrid>
      <w:tr w:rsidR="00330D9D" w:rsidTr="00330D9D">
        <w:trPr>
          <w:tblCellSpacing w:w="15" w:type="dxa"/>
        </w:trPr>
        <w:tc>
          <w:tcPr>
            <w:tcW w:w="0" w:type="auto"/>
            <w:vAlign w:val="center"/>
            <w:hideMark/>
          </w:tcPr>
          <w:p w:rsidR="00330D9D" w:rsidRDefault="00330D9D" w:rsidP="00330D9D">
            <w:pPr>
              <w:contextualSpacing/>
              <w:rPr>
                <w:sz w:val="24"/>
                <w:szCs w:val="24"/>
              </w:rPr>
            </w:pPr>
            <w:r>
              <w:rPr>
                <w:rStyle w:val="CdigoHTML"/>
                <w:rFonts w:eastAsiaTheme="minorHAnsi"/>
                <w:color w:val="C7254E"/>
              </w:rPr>
              <w:t>11</w:t>
            </w:r>
          </w:p>
        </w:tc>
        <w:tc>
          <w:tcPr>
            <w:tcW w:w="0" w:type="auto"/>
            <w:gridSpan w:val="2"/>
            <w:vAlign w:val="center"/>
            <w:hideMark/>
          </w:tcPr>
          <w:p w:rsidR="00330D9D" w:rsidRDefault="00330D9D" w:rsidP="00330D9D">
            <w:pPr>
              <w:contextualSpacing/>
              <w:rPr>
                <w:sz w:val="24"/>
                <w:szCs w:val="24"/>
              </w:rPr>
            </w:pPr>
            <w:r>
              <w:rPr>
                <w:rStyle w:val="CdigoHTML"/>
                <w:rFonts w:eastAsiaTheme="minorHAnsi"/>
                <w:color w:val="C7254E"/>
              </w:rPr>
              <w:t>    </w:t>
            </w:r>
            <w:r>
              <w:rPr>
                <w:rStyle w:val="CdigoHTML"/>
                <w:rFonts w:eastAsiaTheme="minorHAnsi"/>
              </w:rPr>
              <w:t>DBMS_OUTPUT.PUT_LINE('Valor de V_TOTAL:'</w:t>
            </w:r>
            <w:r>
              <w:t> </w:t>
            </w:r>
            <w:r>
              <w:rPr>
                <w:rStyle w:val="CdigoHTML"/>
                <w:rFonts w:eastAsiaTheme="minorHAnsi"/>
              </w:rPr>
              <w:t>|| V_TOTAL);</w:t>
            </w:r>
          </w:p>
        </w:tc>
      </w:tr>
      <w:tr w:rsidR="00330D9D" w:rsidTr="00330D9D">
        <w:trPr>
          <w:gridAfter w:val="1"/>
          <w:tblCellSpacing w:w="15" w:type="dxa"/>
        </w:trPr>
        <w:tc>
          <w:tcPr>
            <w:tcW w:w="0" w:type="auto"/>
            <w:vAlign w:val="center"/>
            <w:hideMark/>
          </w:tcPr>
          <w:p w:rsidR="00330D9D" w:rsidRDefault="00330D9D" w:rsidP="00330D9D">
            <w:pPr>
              <w:contextualSpacing/>
              <w:rPr>
                <w:sz w:val="24"/>
                <w:szCs w:val="24"/>
              </w:rPr>
            </w:pPr>
            <w:r>
              <w:rPr>
                <w:rStyle w:val="CdigoHTML"/>
                <w:rFonts w:eastAsiaTheme="minorHAnsi"/>
                <w:color w:val="C7254E"/>
              </w:rPr>
              <w:t>12</w:t>
            </w:r>
          </w:p>
        </w:tc>
        <w:tc>
          <w:tcPr>
            <w:tcW w:w="0" w:type="auto"/>
            <w:vAlign w:val="center"/>
            <w:hideMark/>
          </w:tcPr>
          <w:p w:rsidR="00330D9D" w:rsidRDefault="00330D9D" w:rsidP="00330D9D">
            <w:pPr>
              <w:contextualSpacing/>
              <w:rPr>
                <w:sz w:val="24"/>
                <w:szCs w:val="24"/>
              </w:rPr>
            </w:pPr>
            <w:r>
              <w:rPr>
                <w:rStyle w:val="CdigoHTML"/>
                <w:rFonts w:eastAsiaTheme="minorHAnsi"/>
                <w:color w:val="C7254E"/>
              </w:rPr>
              <w:t>    </w:t>
            </w:r>
            <w:r>
              <w:rPr>
                <w:rStyle w:val="CdigoHTML"/>
                <w:rFonts w:eastAsiaTheme="minorHAnsi"/>
              </w:rPr>
              <w:t>GOTO</w:t>
            </w:r>
            <w:r>
              <w:t> </w:t>
            </w:r>
            <w:r>
              <w:rPr>
                <w:rStyle w:val="CdigoHTML"/>
                <w:rFonts w:eastAsiaTheme="minorHAnsi"/>
              </w:rPr>
              <w:t>calcular;</w:t>
            </w:r>
          </w:p>
        </w:tc>
      </w:tr>
    </w:tbl>
    <w:p w:rsidR="00330D9D" w:rsidRDefault="00330D9D" w:rsidP="00330D9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
        <w:gridCol w:w="1687"/>
        <w:gridCol w:w="30"/>
        <w:gridCol w:w="45"/>
      </w:tblGrid>
      <w:tr w:rsidR="00330D9D" w:rsidTr="00330D9D">
        <w:trPr>
          <w:gridAfter w:val="1"/>
          <w:tblCellSpacing w:w="15" w:type="dxa"/>
        </w:trPr>
        <w:tc>
          <w:tcPr>
            <w:tcW w:w="0" w:type="auto"/>
            <w:vAlign w:val="center"/>
            <w:hideMark/>
          </w:tcPr>
          <w:p w:rsidR="00330D9D" w:rsidRDefault="00330D9D" w:rsidP="00330D9D">
            <w:pPr>
              <w:contextualSpacing/>
              <w:rPr>
                <w:sz w:val="24"/>
                <w:szCs w:val="24"/>
              </w:rPr>
            </w:pPr>
            <w:r>
              <w:rPr>
                <w:rStyle w:val="CdigoHTML"/>
                <w:rFonts w:eastAsiaTheme="minorHAnsi"/>
                <w:color w:val="C7254E"/>
              </w:rPr>
              <w:t>13</w:t>
            </w:r>
          </w:p>
        </w:tc>
        <w:tc>
          <w:tcPr>
            <w:tcW w:w="0" w:type="auto"/>
            <w:gridSpan w:val="2"/>
            <w:vAlign w:val="center"/>
            <w:hideMark/>
          </w:tcPr>
          <w:p w:rsidR="00330D9D" w:rsidRDefault="00330D9D" w:rsidP="00330D9D">
            <w:pPr>
              <w:contextualSpacing/>
              <w:rPr>
                <w:sz w:val="24"/>
                <w:szCs w:val="24"/>
              </w:rPr>
            </w:pPr>
            <w:r>
              <w:rPr>
                <w:rStyle w:val="CdigoHTML"/>
                <w:rFonts w:eastAsiaTheme="minorHAnsi"/>
                <w:color w:val="C7254E"/>
              </w:rPr>
              <w:t>  </w:t>
            </w:r>
            <w:r>
              <w:rPr>
                <w:rStyle w:val="CdigoHTML"/>
                <w:rFonts w:eastAsiaTheme="minorHAnsi"/>
              </w:rPr>
              <w:t>END</w:t>
            </w:r>
            <w:r>
              <w:t> </w:t>
            </w:r>
            <w:r>
              <w:rPr>
                <w:rStyle w:val="CdigoHTML"/>
                <w:rFonts w:eastAsiaTheme="minorHAnsi"/>
              </w:rPr>
              <w:t>IF;</w:t>
            </w:r>
          </w:p>
        </w:tc>
      </w:tr>
      <w:tr w:rsidR="00330D9D" w:rsidTr="00330D9D">
        <w:trPr>
          <w:gridAfter w:val="2"/>
          <w:tblCellSpacing w:w="15" w:type="dxa"/>
        </w:trPr>
        <w:tc>
          <w:tcPr>
            <w:tcW w:w="0" w:type="auto"/>
            <w:vAlign w:val="center"/>
            <w:hideMark/>
          </w:tcPr>
          <w:p w:rsidR="00330D9D" w:rsidRDefault="00330D9D" w:rsidP="00330D9D">
            <w:pPr>
              <w:contextualSpacing/>
              <w:rPr>
                <w:sz w:val="24"/>
                <w:szCs w:val="24"/>
              </w:rPr>
            </w:pPr>
            <w:r>
              <w:rPr>
                <w:rStyle w:val="CdigoHTML"/>
                <w:rFonts w:eastAsiaTheme="minorHAnsi"/>
                <w:color w:val="C7254E"/>
              </w:rPr>
              <w:t>14</w:t>
            </w:r>
          </w:p>
        </w:tc>
        <w:tc>
          <w:tcPr>
            <w:tcW w:w="0" w:type="auto"/>
            <w:vAlign w:val="center"/>
            <w:hideMark/>
          </w:tcPr>
          <w:p w:rsidR="00330D9D" w:rsidRDefault="00330D9D" w:rsidP="00330D9D">
            <w:pPr>
              <w:contextualSpacing/>
              <w:rPr>
                <w:sz w:val="24"/>
                <w:szCs w:val="24"/>
              </w:rPr>
            </w:pPr>
            <w:r>
              <w:rPr>
                <w:rStyle w:val="CdigoHTML"/>
                <w:rFonts w:eastAsiaTheme="minorHAnsi"/>
              </w:rPr>
              <w:t>END;</w:t>
            </w:r>
          </w:p>
        </w:tc>
      </w:tr>
      <w:tr w:rsidR="00330D9D" w:rsidTr="00330D9D">
        <w:trPr>
          <w:tblCellSpacing w:w="15" w:type="dxa"/>
        </w:trPr>
        <w:tc>
          <w:tcPr>
            <w:tcW w:w="0" w:type="auto"/>
            <w:gridSpan w:val="4"/>
            <w:vAlign w:val="center"/>
            <w:hideMark/>
          </w:tcPr>
          <w:p w:rsidR="00330D9D" w:rsidRDefault="00330D9D" w:rsidP="00330D9D">
            <w:pPr>
              <w:contextualSpacing/>
              <w:rPr>
                <w:sz w:val="24"/>
                <w:szCs w:val="24"/>
              </w:rPr>
            </w:pPr>
            <w:r>
              <w:rPr>
                <w:rStyle w:val="CdigoHTML"/>
                <w:rFonts w:eastAsiaTheme="minorHAnsi"/>
              </w:rPr>
              <w:t>Valor de V_TOTAL:1</w:t>
            </w:r>
          </w:p>
        </w:tc>
      </w:tr>
    </w:tbl>
    <w:p w:rsidR="00330D9D" w:rsidRDefault="00330D9D" w:rsidP="00330D9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1"/>
      </w:tblGrid>
      <w:tr w:rsidR="00330D9D" w:rsidTr="00330D9D">
        <w:trPr>
          <w:tblCellSpacing w:w="15" w:type="dxa"/>
        </w:trPr>
        <w:tc>
          <w:tcPr>
            <w:tcW w:w="0" w:type="auto"/>
            <w:vAlign w:val="center"/>
            <w:hideMark/>
          </w:tcPr>
          <w:p w:rsidR="00330D9D" w:rsidRDefault="00330D9D" w:rsidP="00330D9D">
            <w:pPr>
              <w:contextualSpacing/>
              <w:rPr>
                <w:sz w:val="24"/>
                <w:szCs w:val="24"/>
              </w:rPr>
            </w:pPr>
            <w:r>
              <w:rPr>
                <w:rStyle w:val="CdigoHTML"/>
                <w:rFonts w:eastAsiaTheme="minorHAnsi"/>
              </w:rPr>
              <w:t>Valor de V_TOTAL:3</w:t>
            </w:r>
          </w:p>
        </w:tc>
      </w:tr>
      <w:tr w:rsidR="00330D9D" w:rsidTr="00330D9D">
        <w:trPr>
          <w:tblCellSpacing w:w="15" w:type="dxa"/>
        </w:trPr>
        <w:tc>
          <w:tcPr>
            <w:tcW w:w="0" w:type="auto"/>
            <w:vAlign w:val="center"/>
            <w:hideMark/>
          </w:tcPr>
          <w:p w:rsidR="00330D9D" w:rsidRDefault="00330D9D" w:rsidP="00330D9D">
            <w:pPr>
              <w:contextualSpacing/>
              <w:rPr>
                <w:sz w:val="24"/>
                <w:szCs w:val="24"/>
              </w:rPr>
            </w:pPr>
            <w:r>
              <w:rPr>
                <w:rStyle w:val="CdigoHTML"/>
                <w:rFonts w:eastAsiaTheme="minorHAnsi"/>
              </w:rPr>
              <w:t>Valor de V_TOTAL:6</w:t>
            </w:r>
          </w:p>
        </w:tc>
      </w:tr>
    </w:tbl>
    <w:p w:rsidR="00330D9D" w:rsidRDefault="00330D9D" w:rsidP="00330D9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1"/>
      </w:tblGrid>
      <w:tr w:rsidR="00330D9D" w:rsidTr="00330D9D">
        <w:trPr>
          <w:tblCellSpacing w:w="15" w:type="dxa"/>
        </w:trPr>
        <w:tc>
          <w:tcPr>
            <w:tcW w:w="0" w:type="auto"/>
            <w:vAlign w:val="center"/>
            <w:hideMark/>
          </w:tcPr>
          <w:p w:rsidR="00330D9D" w:rsidRDefault="00330D9D" w:rsidP="00330D9D">
            <w:pPr>
              <w:contextualSpacing/>
              <w:rPr>
                <w:sz w:val="24"/>
                <w:szCs w:val="24"/>
              </w:rPr>
            </w:pPr>
            <w:r>
              <w:rPr>
                <w:rStyle w:val="CdigoHTML"/>
                <w:rFonts w:eastAsiaTheme="minorHAnsi"/>
              </w:rPr>
              <w:t>Valor de V_TOTAL:10</w:t>
            </w:r>
          </w:p>
        </w:tc>
      </w:tr>
      <w:tr w:rsidR="00330D9D" w:rsidTr="00330D9D">
        <w:trPr>
          <w:tblCellSpacing w:w="15" w:type="dxa"/>
        </w:trPr>
        <w:tc>
          <w:tcPr>
            <w:tcW w:w="0" w:type="auto"/>
            <w:vAlign w:val="center"/>
            <w:hideMark/>
          </w:tcPr>
          <w:p w:rsidR="00330D9D" w:rsidRDefault="00330D9D" w:rsidP="00330D9D">
            <w:pPr>
              <w:contextualSpacing/>
              <w:rPr>
                <w:sz w:val="24"/>
                <w:szCs w:val="24"/>
              </w:rPr>
            </w:pPr>
            <w:r>
              <w:rPr>
                <w:rStyle w:val="CdigoHTML"/>
                <w:rFonts w:eastAsiaTheme="minorHAnsi"/>
              </w:rPr>
              <w:t>Valor de V_TOTAL:15</w:t>
            </w:r>
          </w:p>
        </w:tc>
      </w:tr>
    </w:tbl>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br/>
        <w:t xml:space="preserve">En el ejemplo anterior, la sentencia GOTO </w:t>
      </w:r>
      <w:proofErr w:type="spellStart"/>
      <w:r>
        <w:rPr>
          <w:rFonts w:ascii="Arial" w:hAnsi="Arial" w:cs="Arial"/>
          <w:color w:val="444444"/>
          <w:sz w:val="21"/>
          <w:szCs w:val="21"/>
        </w:rPr>
        <w:t>redireccionará</w:t>
      </w:r>
      <w:proofErr w:type="spellEnd"/>
      <w:r>
        <w:rPr>
          <w:rFonts w:ascii="Arial" w:hAnsi="Arial" w:cs="Arial"/>
          <w:color w:val="444444"/>
          <w:sz w:val="21"/>
          <w:szCs w:val="21"/>
        </w:rPr>
        <w:t xml:space="preserve"> la ejecución hacia la línea 6 mientras el valor de V_TOTAL sea menor a 20.</w:t>
      </w:r>
    </w:p>
    <w:p w:rsidR="00330D9D" w:rsidRDefault="00330D9D" w:rsidP="00330D9D">
      <w:pPr>
        <w:pStyle w:val="Ttulo1"/>
        <w:spacing w:before="0" w:beforeAutospacing="0" w:after="0" w:afterAutospacing="0" w:line="576" w:lineRule="atLeast"/>
        <w:rPr>
          <w:rFonts w:ascii="Arial" w:hAnsi="Arial" w:cs="Arial"/>
          <w:color w:val="444444"/>
        </w:rPr>
      </w:pPr>
      <w:r>
        <w:rPr>
          <w:rFonts w:ascii="Arial" w:hAnsi="Arial" w:cs="Arial"/>
          <w:color w:val="444444"/>
        </w:rPr>
        <w:t>Sentencias DML en PL/SQL</w:t>
      </w:r>
    </w:p>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Como se indicó desde el principio, la utilidad de PL/SQL es la manipulación de datos, es por éste motivo que se pueden usar las siguientes sentencias DML de SQL para consultar, insertar o manipular datos:</w:t>
      </w:r>
    </w:p>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SELECT INTO</w:t>
      </w:r>
    </w:p>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INSERT INTO</w:t>
      </w:r>
    </w:p>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UPDATE</w:t>
      </w:r>
    </w:p>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EXECUTE IMMEDIATE</w:t>
      </w:r>
    </w:p>
    <w:p w:rsidR="00330D9D" w:rsidRDefault="00330D9D" w:rsidP="00330D9D">
      <w:pPr>
        <w:pStyle w:val="Ttulo2"/>
        <w:spacing w:before="300" w:beforeAutospacing="0" w:after="150" w:afterAutospacing="0" w:line="540" w:lineRule="atLeast"/>
        <w:rPr>
          <w:rFonts w:ascii="Arial" w:hAnsi="Arial" w:cs="Arial"/>
          <w:color w:val="444444"/>
          <w:sz w:val="45"/>
          <w:szCs w:val="45"/>
        </w:rPr>
      </w:pPr>
      <w:r>
        <w:rPr>
          <w:rFonts w:ascii="Arial" w:hAnsi="Arial" w:cs="Arial"/>
          <w:color w:val="444444"/>
          <w:sz w:val="45"/>
          <w:szCs w:val="45"/>
        </w:rPr>
        <w:lastRenderedPageBreak/>
        <w:t>SELECT INTO</w:t>
      </w:r>
    </w:p>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La sentencia SELECT INTO permite asignar valores a una variable a partir de una consulta SELECT. Por cada ítem o columna seleccionada debe existir una variable del mismo tipo de dato en la cláusula INTO: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2431"/>
        <w:gridCol w:w="45"/>
      </w:tblGrid>
      <w:tr w:rsidR="00330D9D" w:rsidTr="00330D9D">
        <w:trPr>
          <w:gridAfter w:val="1"/>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1</w:t>
            </w:r>
          </w:p>
        </w:tc>
        <w:tc>
          <w:tcPr>
            <w:tcW w:w="0" w:type="auto"/>
            <w:vAlign w:val="center"/>
            <w:hideMark/>
          </w:tcPr>
          <w:p w:rsidR="00330D9D" w:rsidRDefault="00330D9D">
            <w:pPr>
              <w:contextualSpacing/>
              <w:rPr>
                <w:sz w:val="24"/>
                <w:szCs w:val="24"/>
              </w:rPr>
            </w:pPr>
            <w:r>
              <w:rPr>
                <w:rStyle w:val="CdigoHTML"/>
                <w:rFonts w:eastAsiaTheme="minorHAnsi"/>
              </w:rPr>
              <w:t>DECLARE</w:t>
            </w:r>
          </w:p>
        </w:tc>
      </w:tr>
      <w:tr w:rsidR="00330D9D" w:rsidTr="00330D9D">
        <w:trPr>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2</w:t>
            </w:r>
          </w:p>
        </w:tc>
        <w:tc>
          <w:tcPr>
            <w:tcW w:w="0" w:type="auto"/>
            <w:gridSpan w:val="2"/>
            <w:vAlign w:val="center"/>
            <w:hideMark/>
          </w:tcPr>
          <w:p w:rsidR="00330D9D" w:rsidRDefault="00330D9D">
            <w:pPr>
              <w:contextualSpacing/>
              <w:rPr>
                <w:sz w:val="24"/>
                <w:szCs w:val="24"/>
              </w:rPr>
            </w:pPr>
            <w:r>
              <w:rPr>
                <w:rStyle w:val="CdigoHTML"/>
                <w:rFonts w:eastAsiaTheme="minorHAnsi"/>
                <w:color w:val="C7254E"/>
              </w:rPr>
              <w:t>  </w:t>
            </w:r>
            <w:r>
              <w:rPr>
                <w:rStyle w:val="CdigoHTML"/>
                <w:rFonts w:eastAsiaTheme="minorHAnsi"/>
              </w:rPr>
              <w:t>V_PROMEDIO NUMBER;</w:t>
            </w:r>
          </w:p>
        </w:tc>
      </w:tr>
    </w:tbl>
    <w:p w:rsidR="00330D9D" w:rsidRDefault="00330D9D" w:rsidP="00330D9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4211"/>
        <w:gridCol w:w="45"/>
      </w:tblGrid>
      <w:tr w:rsidR="00330D9D" w:rsidTr="00330D9D">
        <w:trPr>
          <w:gridAfter w:val="1"/>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3</w:t>
            </w:r>
          </w:p>
        </w:tc>
        <w:tc>
          <w:tcPr>
            <w:tcW w:w="0" w:type="auto"/>
            <w:vAlign w:val="center"/>
            <w:hideMark/>
          </w:tcPr>
          <w:p w:rsidR="00330D9D" w:rsidRDefault="00330D9D">
            <w:pPr>
              <w:contextualSpacing/>
              <w:rPr>
                <w:sz w:val="24"/>
                <w:szCs w:val="24"/>
              </w:rPr>
            </w:pPr>
            <w:r>
              <w:rPr>
                <w:rStyle w:val="CdigoHTML"/>
                <w:rFonts w:eastAsiaTheme="minorHAnsi"/>
              </w:rPr>
              <w:t>BEGIN</w:t>
            </w:r>
          </w:p>
        </w:tc>
      </w:tr>
      <w:tr w:rsidR="00330D9D" w:rsidTr="00330D9D">
        <w:trPr>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4</w:t>
            </w:r>
          </w:p>
        </w:tc>
        <w:tc>
          <w:tcPr>
            <w:tcW w:w="0" w:type="auto"/>
            <w:gridSpan w:val="2"/>
            <w:vAlign w:val="center"/>
            <w:hideMark/>
          </w:tcPr>
          <w:p w:rsidR="00330D9D" w:rsidRDefault="00330D9D">
            <w:pPr>
              <w:contextualSpacing/>
              <w:rPr>
                <w:sz w:val="24"/>
                <w:szCs w:val="24"/>
              </w:rPr>
            </w:pPr>
            <w:r>
              <w:rPr>
                <w:rStyle w:val="CdigoHTML"/>
                <w:rFonts w:eastAsiaTheme="minorHAnsi"/>
                <w:color w:val="C7254E"/>
              </w:rPr>
              <w:t>  </w:t>
            </w:r>
            <w:r>
              <w:rPr>
                <w:rStyle w:val="CdigoHTML"/>
                <w:rFonts w:eastAsiaTheme="minorHAnsi"/>
              </w:rPr>
              <w:t>SELECT</w:t>
            </w:r>
            <w:r>
              <w:t> </w:t>
            </w:r>
            <w:r>
              <w:rPr>
                <w:rStyle w:val="CdigoHTML"/>
                <w:rFonts w:eastAsiaTheme="minorHAnsi"/>
              </w:rPr>
              <w:t>AVG(</w:t>
            </w:r>
            <w:proofErr w:type="spellStart"/>
            <w:r>
              <w:rPr>
                <w:rStyle w:val="CdigoHTML"/>
                <w:rFonts w:eastAsiaTheme="minorHAnsi"/>
              </w:rPr>
              <w:t>salary</w:t>
            </w:r>
            <w:proofErr w:type="spellEnd"/>
            <w:r>
              <w:rPr>
                <w:rStyle w:val="CdigoHTML"/>
                <w:rFonts w:eastAsiaTheme="minorHAnsi"/>
              </w:rPr>
              <w:t>) INTO</w:t>
            </w:r>
            <w:r>
              <w:t> </w:t>
            </w:r>
            <w:r>
              <w:rPr>
                <w:rStyle w:val="CdigoHTML"/>
                <w:rFonts w:eastAsiaTheme="minorHAnsi"/>
              </w:rPr>
              <w:t>V_PROMEDIO</w:t>
            </w:r>
          </w:p>
        </w:tc>
      </w:tr>
    </w:tbl>
    <w:p w:rsidR="00330D9D" w:rsidRDefault="00330D9D" w:rsidP="00330D9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8122"/>
        <w:gridCol w:w="45"/>
      </w:tblGrid>
      <w:tr w:rsidR="00330D9D" w:rsidTr="00330D9D">
        <w:trPr>
          <w:gridAfter w:val="1"/>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5</w:t>
            </w:r>
          </w:p>
        </w:tc>
        <w:tc>
          <w:tcPr>
            <w:tcW w:w="0" w:type="auto"/>
            <w:vAlign w:val="center"/>
            <w:hideMark/>
          </w:tcPr>
          <w:p w:rsidR="00330D9D" w:rsidRDefault="00330D9D">
            <w:pPr>
              <w:contextualSpacing/>
              <w:rPr>
                <w:sz w:val="24"/>
                <w:szCs w:val="24"/>
              </w:rPr>
            </w:pPr>
            <w:r>
              <w:rPr>
                <w:rStyle w:val="CdigoHTML"/>
                <w:rFonts w:eastAsiaTheme="minorHAnsi"/>
                <w:color w:val="C7254E"/>
              </w:rPr>
              <w:t>    </w:t>
            </w:r>
            <w:r>
              <w:rPr>
                <w:rStyle w:val="CdigoHTML"/>
                <w:rFonts w:eastAsiaTheme="minorHAnsi"/>
              </w:rPr>
              <w:t>FROM</w:t>
            </w:r>
            <w:r>
              <w:t>  </w:t>
            </w:r>
            <w:proofErr w:type="spellStart"/>
            <w:r>
              <w:rPr>
                <w:rStyle w:val="CdigoHTML"/>
                <w:rFonts w:eastAsiaTheme="minorHAnsi"/>
              </w:rPr>
              <w:t>hr.employees</w:t>
            </w:r>
            <w:proofErr w:type="spellEnd"/>
            <w:r>
              <w:rPr>
                <w:rStyle w:val="CdigoHTML"/>
                <w:rFonts w:eastAsiaTheme="minorHAnsi"/>
              </w:rPr>
              <w:t>;</w:t>
            </w:r>
          </w:p>
        </w:tc>
      </w:tr>
      <w:tr w:rsidR="00330D9D" w:rsidTr="00330D9D">
        <w:trPr>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6</w:t>
            </w:r>
          </w:p>
        </w:tc>
        <w:tc>
          <w:tcPr>
            <w:tcW w:w="0" w:type="auto"/>
            <w:gridSpan w:val="2"/>
            <w:vAlign w:val="center"/>
            <w:hideMark/>
          </w:tcPr>
          <w:p w:rsidR="00330D9D" w:rsidRDefault="00330D9D">
            <w:pPr>
              <w:contextualSpacing/>
              <w:rPr>
                <w:sz w:val="24"/>
                <w:szCs w:val="24"/>
              </w:rPr>
            </w:pPr>
            <w:r>
              <w:rPr>
                <w:rStyle w:val="CdigoHTML"/>
                <w:rFonts w:eastAsiaTheme="minorHAnsi"/>
                <w:color w:val="C7254E"/>
              </w:rPr>
              <w:t>  </w:t>
            </w:r>
            <w:r>
              <w:rPr>
                <w:rStyle w:val="CdigoHTML"/>
                <w:rFonts w:eastAsiaTheme="minorHAnsi"/>
              </w:rPr>
              <w:t>DBMS_OUTPUT.PUT_LINE('El promedio de salario es: '</w:t>
            </w:r>
            <w:r>
              <w:t> </w:t>
            </w:r>
            <w:r>
              <w:rPr>
                <w:rStyle w:val="CdigoHTML"/>
                <w:rFonts w:eastAsiaTheme="minorHAnsi"/>
              </w:rPr>
              <w:t>|| V_PROMEDIO);</w:t>
            </w:r>
          </w:p>
        </w:tc>
      </w:tr>
    </w:tbl>
    <w:p w:rsidR="00330D9D" w:rsidRDefault="00330D9D" w:rsidP="00330D9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6306"/>
        <w:gridCol w:w="45"/>
      </w:tblGrid>
      <w:tr w:rsidR="00330D9D" w:rsidTr="00330D9D">
        <w:trPr>
          <w:gridAfter w:val="1"/>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7</w:t>
            </w:r>
          </w:p>
        </w:tc>
        <w:tc>
          <w:tcPr>
            <w:tcW w:w="0" w:type="auto"/>
            <w:vAlign w:val="center"/>
            <w:hideMark/>
          </w:tcPr>
          <w:p w:rsidR="00330D9D" w:rsidRDefault="00330D9D">
            <w:pPr>
              <w:contextualSpacing/>
              <w:rPr>
                <w:sz w:val="24"/>
                <w:szCs w:val="24"/>
              </w:rPr>
            </w:pPr>
            <w:r>
              <w:rPr>
                <w:rStyle w:val="CdigoHTML"/>
                <w:rFonts w:eastAsiaTheme="minorHAnsi"/>
              </w:rPr>
              <w:t>END;</w:t>
            </w:r>
          </w:p>
        </w:tc>
      </w:tr>
      <w:tr w:rsidR="00330D9D" w:rsidTr="00330D9D">
        <w:trPr>
          <w:tblCellSpacing w:w="15" w:type="dxa"/>
        </w:trPr>
        <w:tc>
          <w:tcPr>
            <w:tcW w:w="0" w:type="auto"/>
            <w:gridSpan w:val="3"/>
            <w:vAlign w:val="center"/>
            <w:hideMark/>
          </w:tcPr>
          <w:p w:rsidR="00330D9D" w:rsidRDefault="00330D9D">
            <w:pPr>
              <w:contextualSpacing/>
              <w:rPr>
                <w:sz w:val="24"/>
                <w:szCs w:val="24"/>
              </w:rPr>
            </w:pPr>
            <w:r>
              <w:rPr>
                <w:rStyle w:val="CdigoHTML"/>
                <w:rFonts w:eastAsiaTheme="minorHAnsi"/>
              </w:rPr>
              <w:t>El promedio de salario es: 6461,831775700934579439252336448598130841</w:t>
            </w:r>
          </w:p>
        </w:tc>
      </w:tr>
    </w:tbl>
    <w:p w:rsidR="00330D9D" w:rsidRDefault="00330D9D" w:rsidP="00330D9D">
      <w:pPr>
        <w:rPr>
          <w:rFonts w:ascii="Arial" w:hAnsi="Arial" w:cs="Arial"/>
          <w:color w:val="444444"/>
          <w:sz w:val="21"/>
          <w:szCs w:val="21"/>
        </w:rPr>
      </w:pPr>
      <w:r>
        <w:rPr>
          <w:rFonts w:ascii="Arial" w:hAnsi="Arial" w:cs="Arial"/>
          <w:color w:val="444444"/>
          <w:sz w:val="21"/>
          <w:szCs w:val="21"/>
        </w:rPr>
        <w:t xml:space="preserve">La función AVG devuelve el </w:t>
      </w:r>
      <w:proofErr w:type="gramStart"/>
      <w:r>
        <w:rPr>
          <w:rFonts w:ascii="Arial" w:hAnsi="Arial" w:cs="Arial"/>
          <w:color w:val="444444"/>
          <w:sz w:val="21"/>
          <w:szCs w:val="21"/>
        </w:rPr>
        <w:t>promedio(</w:t>
      </w:r>
      <w:proofErr w:type="gramEnd"/>
      <w:r>
        <w:rPr>
          <w:rFonts w:ascii="Arial" w:hAnsi="Arial" w:cs="Arial"/>
          <w:color w:val="444444"/>
          <w:sz w:val="21"/>
          <w:szCs w:val="21"/>
        </w:rPr>
        <w:t>suma total dividido por la cantidad de registros), al realizar una operación matemática se le debe pasar como parámetro una columna o ítem del tipo numérico.</w:t>
      </w:r>
    </w:p>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En el script anterior, la función AVG (</w:t>
      </w:r>
      <w:proofErr w:type="spellStart"/>
      <w:r>
        <w:rPr>
          <w:rFonts w:ascii="Arial" w:hAnsi="Arial" w:cs="Arial"/>
          <w:color w:val="444444"/>
          <w:sz w:val="21"/>
          <w:szCs w:val="21"/>
        </w:rPr>
        <w:t>Average</w:t>
      </w:r>
      <w:proofErr w:type="spellEnd"/>
      <w:r>
        <w:rPr>
          <w:rFonts w:ascii="Arial" w:hAnsi="Arial" w:cs="Arial"/>
          <w:color w:val="444444"/>
          <w:sz w:val="21"/>
          <w:szCs w:val="21"/>
        </w:rPr>
        <w:t xml:space="preserve"> - Promedio) obtiene el </w:t>
      </w:r>
      <w:proofErr w:type="gramStart"/>
      <w:r>
        <w:rPr>
          <w:rFonts w:ascii="Arial" w:hAnsi="Arial" w:cs="Arial"/>
          <w:color w:val="444444"/>
          <w:sz w:val="21"/>
          <w:szCs w:val="21"/>
        </w:rPr>
        <w:t>sueldo(</w:t>
      </w:r>
      <w:proofErr w:type="spellStart"/>
      <w:proofErr w:type="gramEnd"/>
      <w:r>
        <w:rPr>
          <w:rFonts w:ascii="Arial" w:hAnsi="Arial" w:cs="Arial"/>
          <w:color w:val="444444"/>
          <w:sz w:val="21"/>
          <w:szCs w:val="21"/>
        </w:rPr>
        <w:t>salary</w:t>
      </w:r>
      <w:proofErr w:type="spellEnd"/>
      <w:r>
        <w:rPr>
          <w:rFonts w:ascii="Arial" w:hAnsi="Arial" w:cs="Arial"/>
          <w:color w:val="444444"/>
          <w:sz w:val="21"/>
          <w:szCs w:val="21"/>
        </w:rPr>
        <w:t>) promedio de los empleados(</w:t>
      </w:r>
      <w:proofErr w:type="spellStart"/>
      <w:r>
        <w:rPr>
          <w:rFonts w:ascii="Arial" w:hAnsi="Arial" w:cs="Arial"/>
          <w:color w:val="444444"/>
          <w:sz w:val="21"/>
          <w:szCs w:val="21"/>
        </w:rPr>
        <w:t>hr.employees</w:t>
      </w:r>
      <w:proofErr w:type="spellEnd"/>
      <w:r>
        <w:rPr>
          <w:rFonts w:ascii="Arial" w:hAnsi="Arial" w:cs="Arial"/>
          <w:color w:val="444444"/>
          <w:sz w:val="21"/>
          <w:szCs w:val="21"/>
        </w:rPr>
        <w:t>), el valor calculado es asignado a la variable V_PROMEDIO a través de la cláusula INTO.</w:t>
      </w:r>
    </w:p>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 xml:space="preserve">Ahora </w:t>
      </w:r>
      <w:proofErr w:type="spellStart"/>
      <w:r>
        <w:rPr>
          <w:rFonts w:ascii="Arial" w:hAnsi="Arial" w:cs="Arial"/>
          <w:color w:val="444444"/>
          <w:sz w:val="21"/>
          <w:szCs w:val="21"/>
        </w:rPr>
        <w:t>veámos</w:t>
      </w:r>
      <w:proofErr w:type="spellEnd"/>
      <w:r>
        <w:rPr>
          <w:rFonts w:ascii="Arial" w:hAnsi="Arial" w:cs="Arial"/>
          <w:color w:val="444444"/>
          <w:sz w:val="21"/>
          <w:szCs w:val="21"/>
        </w:rPr>
        <w:t xml:space="preserve"> un ejemplo obteniendo los datos personales y valor de comisión de un determinado empleado: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3391"/>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01</w:t>
            </w:r>
          </w:p>
        </w:tc>
        <w:tc>
          <w:tcPr>
            <w:tcW w:w="0" w:type="auto"/>
            <w:vAlign w:val="center"/>
            <w:hideMark/>
          </w:tcPr>
          <w:p w:rsidR="00330D9D" w:rsidRDefault="00330D9D" w:rsidP="0058357D">
            <w:pPr>
              <w:contextualSpacing/>
              <w:rPr>
                <w:sz w:val="24"/>
                <w:szCs w:val="24"/>
              </w:rPr>
            </w:pPr>
            <w:r>
              <w:rPr>
                <w:rStyle w:val="CdigoHTML"/>
                <w:rFonts w:eastAsiaTheme="minorHAnsi"/>
              </w:rPr>
              <w:t>DECLARE</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02</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V_NOMBRES   VARCHAR2(200);</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3391"/>
        <w:gridCol w:w="45"/>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03</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V_APELLIDOS VARCHAR2(200);</w:t>
            </w:r>
          </w:p>
        </w:tc>
      </w:tr>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04</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V_COMISION  NUMBER;</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8072"/>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05</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V_ID_EMPLE  NUMBER</w:t>
            </w:r>
            <w:r>
              <w:t> </w:t>
            </w:r>
            <w:r>
              <w:rPr>
                <w:rStyle w:val="CdigoHTML"/>
                <w:rFonts w:eastAsiaTheme="minorHAnsi"/>
              </w:rPr>
              <w:t>:= 161; --Para probar, puede cambiar el valor</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06</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--de la variable V_ID_</w:t>
            </w:r>
            <w:proofErr w:type="gramStart"/>
            <w:r>
              <w:rPr>
                <w:rStyle w:val="CdigoHTML"/>
                <w:rFonts w:eastAsiaTheme="minorHAnsi"/>
              </w:rPr>
              <w:t>EMPLE(</w:t>
            </w:r>
            <w:proofErr w:type="gramEnd"/>
            <w:r>
              <w:rPr>
                <w:rStyle w:val="CdigoHTML"/>
                <w:rFonts w:eastAsiaTheme="minorHAnsi"/>
              </w:rPr>
              <w:t>ejem,168).</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791"/>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07</w:t>
            </w:r>
          </w:p>
        </w:tc>
        <w:tc>
          <w:tcPr>
            <w:tcW w:w="0" w:type="auto"/>
            <w:vAlign w:val="center"/>
            <w:hideMark/>
          </w:tcPr>
          <w:p w:rsidR="00330D9D" w:rsidRDefault="00330D9D" w:rsidP="0058357D">
            <w:pPr>
              <w:contextualSpacing/>
              <w:rPr>
                <w:sz w:val="24"/>
                <w:szCs w:val="24"/>
              </w:rPr>
            </w:pPr>
            <w:r>
              <w:rPr>
                <w:rStyle w:val="CdigoHTML"/>
                <w:rFonts w:eastAsiaTheme="minorHAnsi"/>
              </w:rPr>
              <w:t>BEGIN</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08</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 Obtenemos los apellidos, nombres y comisión</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6392"/>
        <w:gridCol w:w="45"/>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09</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 del empleado V_ID_EMPLE, en éste caso con id 100</w:t>
            </w:r>
          </w:p>
        </w:tc>
      </w:tr>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10</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SELECT</w:t>
            </w:r>
            <w:r>
              <w:t> </w:t>
            </w:r>
            <w:proofErr w:type="spellStart"/>
            <w:r>
              <w:rPr>
                <w:rStyle w:val="CdigoHTML"/>
                <w:rFonts w:eastAsiaTheme="minorHAnsi"/>
              </w:rPr>
              <w:t>last_name</w:t>
            </w:r>
            <w:proofErr w:type="spellEnd"/>
            <w:r>
              <w:rPr>
                <w:rStyle w:val="CdigoHTML"/>
                <w:rFonts w:eastAsiaTheme="minorHAnsi"/>
              </w:rPr>
              <w:t xml:space="preserve">, </w:t>
            </w:r>
            <w:proofErr w:type="spellStart"/>
            <w:r>
              <w:rPr>
                <w:rStyle w:val="CdigoHTML"/>
                <w:rFonts w:eastAsiaTheme="minorHAnsi"/>
              </w:rPr>
              <w:t>first_name</w:t>
            </w:r>
            <w:proofErr w:type="spellEnd"/>
            <w:r>
              <w:rPr>
                <w:rStyle w:val="CdigoHTML"/>
                <w:rFonts w:eastAsiaTheme="minorHAnsi"/>
              </w:rPr>
              <w:t xml:space="preserve">, </w:t>
            </w:r>
            <w:proofErr w:type="spellStart"/>
            <w:r>
              <w:rPr>
                <w:rStyle w:val="CdigoHTML"/>
                <w:rFonts w:eastAsiaTheme="minorHAnsi"/>
              </w:rPr>
              <w:t>commission_pct</w:t>
            </w:r>
            <w:proofErr w:type="spellEnd"/>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121"/>
        <w:gridCol w:w="45"/>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11</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INTO</w:t>
            </w:r>
            <w:r>
              <w:t> </w:t>
            </w:r>
            <w:r>
              <w:rPr>
                <w:rStyle w:val="CdigoHTML"/>
                <w:rFonts w:eastAsiaTheme="minorHAnsi"/>
              </w:rPr>
              <w:t>V_APELLIDOS, V_NOMBRES, V_COMISION</w:t>
            </w:r>
          </w:p>
        </w:tc>
      </w:tr>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12</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FROM</w:t>
            </w:r>
            <w:r>
              <w:t> </w:t>
            </w:r>
            <w:proofErr w:type="spellStart"/>
            <w:r>
              <w:rPr>
                <w:rStyle w:val="CdigoHTML"/>
                <w:rFonts w:eastAsiaTheme="minorHAnsi"/>
              </w:rPr>
              <w:t>hr.employees</w:t>
            </w:r>
            <w:proofErr w:type="spellEnd"/>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8233"/>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13</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WHERE</w:t>
            </w:r>
            <w:r>
              <w:t> </w:t>
            </w:r>
            <w:proofErr w:type="spellStart"/>
            <w:r>
              <w:rPr>
                <w:rStyle w:val="CdigoHTML"/>
                <w:rFonts w:eastAsiaTheme="minorHAnsi"/>
              </w:rPr>
              <w:t>employee_id</w:t>
            </w:r>
            <w:proofErr w:type="spellEnd"/>
            <w:r>
              <w:rPr>
                <w:rStyle w:val="CdigoHTML"/>
                <w:rFonts w:eastAsiaTheme="minorHAnsi"/>
              </w:rPr>
              <w:t xml:space="preserve"> = V_ID_EMPLE; --Se pueden usar variables</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14</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--para filtrar registros con WHERE</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6251"/>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15</w:t>
            </w:r>
          </w:p>
        </w:tc>
        <w:tc>
          <w:tcPr>
            <w:tcW w:w="0" w:type="auto"/>
            <w:vAlign w:val="center"/>
            <w:hideMark/>
          </w:tcPr>
          <w:p w:rsidR="00330D9D" w:rsidRDefault="00330D9D" w:rsidP="0058357D">
            <w:pPr>
              <w:contextualSpacing/>
              <w:rPr>
                <w:sz w:val="24"/>
                <w:szCs w:val="24"/>
              </w:rPr>
            </w:pPr>
            <w:r>
              <w:t> </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16</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DBMS_OUTPUT.PUT_LINE('Apellidos:'</w:t>
            </w:r>
            <w:r>
              <w:t>  </w:t>
            </w:r>
            <w:r>
              <w:rPr>
                <w:rStyle w:val="CdigoHTML"/>
                <w:rFonts w:eastAsiaTheme="minorHAnsi"/>
              </w:rPr>
              <w:t>|| V_APELLIDOS);</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771"/>
        <w:gridCol w:w="45"/>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17</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DBMS_OUTPUT.PUT_LINE('Nombres:'</w:t>
            </w:r>
            <w:r>
              <w:t>  </w:t>
            </w:r>
            <w:r>
              <w:rPr>
                <w:rStyle w:val="CdigoHTML"/>
                <w:rFonts w:eastAsiaTheme="minorHAnsi"/>
              </w:rPr>
              <w:t>|| V_NOMBRES);</w:t>
            </w:r>
          </w:p>
        </w:tc>
      </w:tr>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lastRenderedPageBreak/>
              <w:t>18</w:t>
            </w:r>
          </w:p>
        </w:tc>
        <w:tc>
          <w:tcPr>
            <w:tcW w:w="0" w:type="auto"/>
            <w:vAlign w:val="center"/>
            <w:hideMark/>
          </w:tcPr>
          <w:p w:rsidR="00330D9D" w:rsidRDefault="00330D9D" w:rsidP="0058357D">
            <w:pPr>
              <w:contextualSpacing/>
              <w:rPr>
                <w:sz w:val="24"/>
                <w:szCs w:val="24"/>
              </w:rPr>
            </w:pPr>
            <w:r>
              <w:t> </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8072"/>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19</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IF</w:t>
            </w:r>
            <w:r>
              <w:t> </w:t>
            </w:r>
            <w:r>
              <w:rPr>
                <w:rStyle w:val="CdigoHTML"/>
                <w:rFonts w:eastAsiaTheme="minorHAnsi"/>
              </w:rPr>
              <w:t>V_COMISION IS</w:t>
            </w:r>
            <w:r>
              <w:t> </w:t>
            </w:r>
            <w:r>
              <w:rPr>
                <w:rStyle w:val="CdigoHTML"/>
                <w:rFonts w:eastAsiaTheme="minorHAnsi"/>
              </w:rPr>
              <w:t>NULL</w:t>
            </w:r>
            <w:r>
              <w:t> </w:t>
            </w:r>
            <w:r>
              <w:rPr>
                <w:rStyle w:val="CdigoHTML"/>
                <w:rFonts w:eastAsiaTheme="minorHAnsi"/>
              </w:rPr>
              <w:t>THEN</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20</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DBMS_OUTPUT.PUT_LINE('El empleado no tiene comisión asignada');</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952"/>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21</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ELSE</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22</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DBMS_OUTPUT.PUT_LINE('La comisión por venta del empleado es: '</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6392"/>
        <w:gridCol w:w="45"/>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23</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 (V_COMISION*100) || '%');</w:t>
            </w:r>
          </w:p>
        </w:tc>
      </w:tr>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24</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END</w:t>
            </w:r>
            <w:r>
              <w:t> </w:t>
            </w:r>
            <w:r>
              <w:rPr>
                <w:rStyle w:val="CdigoHTML"/>
                <w:rFonts w:eastAsiaTheme="minorHAnsi"/>
              </w:rPr>
              <w:t>IF;</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0"/>
        <w:gridCol w:w="1266"/>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25</w:t>
            </w:r>
          </w:p>
        </w:tc>
        <w:tc>
          <w:tcPr>
            <w:tcW w:w="0" w:type="auto"/>
            <w:vAlign w:val="center"/>
            <w:hideMark/>
          </w:tcPr>
          <w:p w:rsidR="00330D9D" w:rsidRDefault="00330D9D" w:rsidP="0058357D">
            <w:pPr>
              <w:contextualSpacing/>
              <w:rPr>
                <w:sz w:val="24"/>
                <w:szCs w:val="24"/>
              </w:rPr>
            </w:pPr>
            <w:r>
              <w:rPr>
                <w:rStyle w:val="CdigoHTML"/>
                <w:rFonts w:eastAsiaTheme="minorHAnsi"/>
              </w:rPr>
              <w:t>END;</w:t>
            </w:r>
          </w:p>
        </w:tc>
      </w:tr>
      <w:tr w:rsidR="00330D9D" w:rsidTr="00330D9D">
        <w:trPr>
          <w:tblCellSpacing w:w="15" w:type="dxa"/>
        </w:trPr>
        <w:tc>
          <w:tcPr>
            <w:tcW w:w="0" w:type="auto"/>
            <w:gridSpan w:val="3"/>
            <w:vAlign w:val="center"/>
            <w:hideMark/>
          </w:tcPr>
          <w:p w:rsidR="00330D9D" w:rsidRDefault="00330D9D" w:rsidP="0058357D">
            <w:pPr>
              <w:contextualSpacing/>
              <w:rPr>
                <w:sz w:val="24"/>
                <w:szCs w:val="24"/>
              </w:rPr>
            </w:pPr>
            <w:proofErr w:type="spellStart"/>
            <w:r>
              <w:rPr>
                <w:rStyle w:val="CdigoHTML"/>
                <w:rFonts w:eastAsiaTheme="minorHAnsi"/>
              </w:rPr>
              <w:t>Apellidos:Sewall</w:t>
            </w:r>
            <w:proofErr w:type="spellEnd"/>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86"/>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proofErr w:type="spellStart"/>
            <w:r>
              <w:rPr>
                <w:rStyle w:val="CdigoHTML"/>
                <w:rFonts w:eastAsiaTheme="minorHAnsi"/>
              </w:rPr>
              <w:t>Nombres:Sarath</w:t>
            </w:r>
            <w:proofErr w:type="spellEnd"/>
          </w:p>
        </w:tc>
      </w:tr>
      <w:tr w:rsidR="00330D9D" w:rsidTr="00330D9D">
        <w:trPr>
          <w:tblCellSpacing w:w="15" w:type="dxa"/>
        </w:trPr>
        <w:tc>
          <w:tcPr>
            <w:tcW w:w="0" w:type="auto"/>
            <w:gridSpan w:val="2"/>
            <w:vAlign w:val="center"/>
            <w:hideMark/>
          </w:tcPr>
          <w:p w:rsidR="00330D9D" w:rsidRDefault="00330D9D" w:rsidP="0058357D">
            <w:pPr>
              <w:contextualSpacing/>
              <w:rPr>
                <w:sz w:val="24"/>
                <w:szCs w:val="24"/>
              </w:rPr>
            </w:pPr>
            <w:r>
              <w:rPr>
                <w:rStyle w:val="CdigoHTML"/>
                <w:rFonts w:eastAsiaTheme="minorHAnsi"/>
              </w:rPr>
              <w:t>La comisión por venta del empleado es: 25%</w:t>
            </w:r>
          </w:p>
        </w:tc>
      </w:tr>
    </w:tbl>
    <w:p w:rsidR="00330D9D" w:rsidRDefault="00330D9D" w:rsidP="00330D9D">
      <w:pPr>
        <w:pStyle w:val="Ttulo2"/>
        <w:spacing w:before="300" w:beforeAutospacing="0" w:after="150" w:afterAutospacing="0" w:line="540" w:lineRule="atLeast"/>
        <w:rPr>
          <w:rFonts w:ascii="Arial" w:hAnsi="Arial" w:cs="Arial"/>
          <w:color w:val="444444"/>
          <w:sz w:val="45"/>
          <w:szCs w:val="45"/>
        </w:rPr>
      </w:pPr>
      <w:r>
        <w:rPr>
          <w:rFonts w:ascii="Arial" w:hAnsi="Arial" w:cs="Arial"/>
          <w:color w:val="444444"/>
          <w:sz w:val="45"/>
          <w:szCs w:val="45"/>
        </w:rPr>
        <w:t>INSERT, UPDATE y DELETE</w:t>
      </w:r>
    </w:p>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Las sentencias DML INSERT y UPDATE funcionan de manera directa en PL/SQL, adicionalmente puede hacer uso de variables y valores constantes. Para realizar una prueba: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311"/>
        <w:gridCol w:w="45"/>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01</w:t>
            </w:r>
          </w:p>
        </w:tc>
        <w:tc>
          <w:tcPr>
            <w:tcW w:w="0" w:type="auto"/>
            <w:gridSpan w:val="2"/>
            <w:vAlign w:val="center"/>
            <w:hideMark/>
          </w:tcPr>
          <w:p w:rsidR="00330D9D" w:rsidRDefault="00330D9D" w:rsidP="0058357D">
            <w:pPr>
              <w:contextualSpacing/>
              <w:rPr>
                <w:sz w:val="24"/>
                <w:szCs w:val="24"/>
              </w:rPr>
            </w:pPr>
            <w:r>
              <w:rPr>
                <w:rStyle w:val="CdigoHTML"/>
                <w:rFonts w:eastAsiaTheme="minorHAnsi"/>
              </w:rPr>
              <w:t xml:space="preserve">--  </w:t>
            </w:r>
            <w:proofErr w:type="spellStart"/>
            <w:r>
              <w:rPr>
                <w:rStyle w:val="CdigoHTML"/>
                <w:rFonts w:eastAsiaTheme="minorHAnsi"/>
              </w:rPr>
              <w:t>Created</w:t>
            </w:r>
            <w:proofErr w:type="spellEnd"/>
            <w:r>
              <w:rPr>
                <w:rStyle w:val="CdigoHTML"/>
                <w:rFonts w:eastAsiaTheme="minorHAnsi"/>
              </w:rPr>
              <w:t xml:space="preserve"> </w:t>
            </w:r>
            <w:proofErr w:type="spellStart"/>
            <w:r>
              <w:rPr>
                <w:rStyle w:val="CdigoHTML"/>
                <w:rFonts w:eastAsiaTheme="minorHAnsi"/>
              </w:rPr>
              <w:t>with</w:t>
            </w:r>
            <w:proofErr w:type="spellEnd"/>
            <w:r>
              <w:rPr>
                <w:rStyle w:val="CdigoHTML"/>
                <w:rFonts w:eastAsiaTheme="minorHAnsi"/>
              </w:rPr>
              <w:t xml:space="preserve"> Kata </w:t>
            </w:r>
            <w:proofErr w:type="spellStart"/>
            <w:r>
              <w:rPr>
                <w:rStyle w:val="CdigoHTML"/>
                <w:rFonts w:eastAsiaTheme="minorHAnsi"/>
              </w:rPr>
              <w:t>Kuntur</w:t>
            </w:r>
            <w:proofErr w:type="spellEnd"/>
            <w:r>
              <w:rPr>
                <w:rStyle w:val="CdigoHTML"/>
                <w:rFonts w:eastAsiaTheme="minorHAnsi"/>
              </w:rPr>
              <w:t xml:space="preserve"> - Data </w:t>
            </w:r>
            <w:proofErr w:type="spellStart"/>
            <w:r>
              <w:rPr>
                <w:rStyle w:val="CdigoHTML"/>
                <w:rFonts w:eastAsiaTheme="minorHAnsi"/>
              </w:rPr>
              <w:t>Modeller</w:t>
            </w:r>
            <w:proofErr w:type="spellEnd"/>
          </w:p>
        </w:tc>
      </w:tr>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02</w:t>
            </w:r>
          </w:p>
        </w:tc>
        <w:tc>
          <w:tcPr>
            <w:tcW w:w="0" w:type="auto"/>
            <w:vAlign w:val="center"/>
            <w:hideMark/>
          </w:tcPr>
          <w:p w:rsidR="00330D9D" w:rsidRDefault="00330D9D" w:rsidP="0058357D">
            <w:pPr>
              <w:contextualSpacing/>
              <w:rPr>
                <w:sz w:val="24"/>
                <w:szCs w:val="24"/>
              </w:rPr>
            </w:pPr>
            <w:r>
              <w:rPr>
                <w:rStyle w:val="CdigoHTML"/>
                <w:rFonts w:eastAsiaTheme="minorHAnsi"/>
              </w:rPr>
              <w:t xml:space="preserve">--  </w:t>
            </w:r>
            <w:proofErr w:type="spellStart"/>
            <w:r>
              <w:rPr>
                <w:rStyle w:val="CdigoHTML"/>
                <w:rFonts w:eastAsiaTheme="minorHAnsi"/>
              </w:rPr>
              <w:t>Version</w:t>
            </w:r>
            <w:proofErr w:type="spellEnd"/>
            <w:r>
              <w:rPr>
                <w:rStyle w:val="CdigoHTML"/>
                <w:rFonts w:eastAsiaTheme="minorHAnsi"/>
              </w:rPr>
              <w:t>: 2.5.0</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221"/>
        <w:gridCol w:w="45"/>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03</w:t>
            </w:r>
          </w:p>
        </w:tc>
        <w:tc>
          <w:tcPr>
            <w:tcW w:w="0" w:type="auto"/>
            <w:gridSpan w:val="2"/>
            <w:vAlign w:val="center"/>
            <w:hideMark/>
          </w:tcPr>
          <w:p w:rsidR="00330D9D" w:rsidRDefault="00330D9D" w:rsidP="0058357D">
            <w:pPr>
              <w:contextualSpacing/>
              <w:rPr>
                <w:sz w:val="24"/>
                <w:szCs w:val="24"/>
              </w:rPr>
            </w:pPr>
            <w:r>
              <w:rPr>
                <w:rStyle w:val="CdigoHTML"/>
                <w:rFonts w:eastAsiaTheme="minorHAnsi"/>
              </w:rPr>
              <w:t xml:space="preserve">--  Web </w:t>
            </w:r>
            <w:proofErr w:type="spellStart"/>
            <w:r>
              <w:rPr>
                <w:rStyle w:val="CdigoHTML"/>
                <w:rFonts w:eastAsiaTheme="minorHAnsi"/>
              </w:rPr>
              <w:t>Site</w:t>
            </w:r>
            <w:proofErr w:type="spellEnd"/>
            <w:r>
              <w:rPr>
                <w:rStyle w:val="CdigoHTML"/>
                <w:rFonts w:eastAsiaTheme="minorHAnsi"/>
              </w:rPr>
              <w:t>: </w:t>
            </w:r>
            <w:hyperlink r:id="rId10" w:history="1">
              <w:r>
                <w:rPr>
                  <w:rStyle w:val="Hipervnculo"/>
                </w:rPr>
                <w:t>http://katakuntur.jeanmazuelos.com/</w:t>
              </w:r>
            </w:hyperlink>
          </w:p>
        </w:tc>
      </w:tr>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04</w:t>
            </w:r>
          </w:p>
        </w:tc>
        <w:tc>
          <w:tcPr>
            <w:tcW w:w="0" w:type="auto"/>
            <w:vAlign w:val="center"/>
            <w:hideMark/>
          </w:tcPr>
          <w:p w:rsidR="00330D9D" w:rsidRDefault="00330D9D" w:rsidP="0058357D">
            <w:pPr>
              <w:contextualSpacing/>
              <w:rPr>
                <w:sz w:val="24"/>
                <w:szCs w:val="24"/>
              </w:rPr>
            </w:pPr>
            <w:r>
              <w:rPr>
                <w:rStyle w:val="CdigoHTML"/>
                <w:rFonts w:eastAsiaTheme="minorHAnsi"/>
              </w:rPr>
              <w:t xml:space="preserve">--  </w:t>
            </w:r>
            <w:proofErr w:type="spellStart"/>
            <w:r>
              <w:rPr>
                <w:rStyle w:val="CdigoHTML"/>
                <w:rFonts w:eastAsiaTheme="minorHAnsi"/>
              </w:rPr>
              <w:t>If</w:t>
            </w:r>
            <w:proofErr w:type="spellEnd"/>
            <w:r>
              <w:rPr>
                <w:rStyle w:val="CdigoHTML"/>
                <w:rFonts w:eastAsiaTheme="minorHAnsi"/>
              </w:rPr>
              <w:t xml:space="preserve"> </w:t>
            </w:r>
            <w:proofErr w:type="spellStart"/>
            <w:r>
              <w:rPr>
                <w:rStyle w:val="CdigoHTML"/>
                <w:rFonts w:eastAsiaTheme="minorHAnsi"/>
              </w:rPr>
              <w:t>you</w:t>
            </w:r>
            <w:proofErr w:type="spellEnd"/>
            <w:r>
              <w:rPr>
                <w:rStyle w:val="CdigoHTML"/>
                <w:rFonts w:eastAsiaTheme="minorHAnsi"/>
              </w:rPr>
              <w:t xml:space="preserve"> </w:t>
            </w:r>
            <w:proofErr w:type="spellStart"/>
            <w:r>
              <w:rPr>
                <w:rStyle w:val="CdigoHTML"/>
                <w:rFonts w:eastAsiaTheme="minorHAnsi"/>
              </w:rPr>
              <w:t>find</w:t>
            </w:r>
            <w:proofErr w:type="spellEnd"/>
            <w:r>
              <w:rPr>
                <w:rStyle w:val="CdigoHTML"/>
                <w:rFonts w:eastAsiaTheme="minorHAnsi"/>
              </w:rPr>
              <w:t xml:space="preserve"> a bug, </w:t>
            </w:r>
            <w:proofErr w:type="spellStart"/>
            <w:r>
              <w:rPr>
                <w:rStyle w:val="CdigoHTML"/>
                <w:rFonts w:eastAsiaTheme="minorHAnsi"/>
              </w:rPr>
              <w:t>please</w:t>
            </w:r>
            <w:proofErr w:type="spellEnd"/>
            <w:r>
              <w:rPr>
                <w:rStyle w:val="CdigoHTML"/>
                <w:rFonts w:eastAsiaTheme="minorHAnsi"/>
              </w:rPr>
              <w:t xml:space="preserve"> </w:t>
            </w:r>
            <w:proofErr w:type="spellStart"/>
            <w:r>
              <w:rPr>
                <w:rStyle w:val="CdigoHTML"/>
                <w:rFonts w:eastAsiaTheme="minorHAnsi"/>
              </w:rPr>
              <w:t>report</w:t>
            </w:r>
            <w:proofErr w:type="spellEnd"/>
            <w:r>
              <w:rPr>
                <w:rStyle w:val="CdigoHTML"/>
                <w:rFonts w:eastAsiaTheme="minorHAnsi"/>
              </w:rPr>
              <w:t xml:space="preserve"> </w:t>
            </w:r>
            <w:proofErr w:type="spellStart"/>
            <w:r>
              <w:rPr>
                <w:rStyle w:val="CdigoHTML"/>
                <w:rFonts w:eastAsiaTheme="minorHAnsi"/>
              </w:rPr>
              <w:t>it</w:t>
            </w:r>
            <w:proofErr w:type="spellEnd"/>
            <w:r>
              <w:rPr>
                <w:rStyle w:val="CdigoHTML"/>
                <w:rFonts w:eastAsiaTheme="minorHAnsi"/>
              </w:rPr>
              <w:t xml:space="preserve"> at:</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286"/>
        <w:gridCol w:w="45"/>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05</w:t>
            </w:r>
          </w:p>
        </w:tc>
        <w:tc>
          <w:tcPr>
            <w:tcW w:w="0" w:type="auto"/>
            <w:gridSpan w:val="2"/>
            <w:vAlign w:val="center"/>
            <w:hideMark/>
          </w:tcPr>
          <w:p w:rsidR="00330D9D" w:rsidRDefault="00330D9D" w:rsidP="0058357D">
            <w:pPr>
              <w:contextualSpacing/>
              <w:rPr>
                <w:sz w:val="24"/>
                <w:szCs w:val="24"/>
              </w:rPr>
            </w:pPr>
            <w:r>
              <w:rPr>
                <w:rStyle w:val="CdigoHTML"/>
                <w:rFonts w:eastAsiaTheme="minorHAnsi"/>
              </w:rPr>
              <w:t>--  </w:t>
            </w:r>
            <w:hyperlink r:id="rId11" w:history="1">
              <w:r>
                <w:rPr>
                  <w:rStyle w:val="Hipervnculo"/>
                </w:rPr>
                <w:t>http://pm.jeanmazuelos.com/katakuntur/issues/new</w:t>
              </w:r>
            </w:hyperlink>
          </w:p>
        </w:tc>
      </w:tr>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06</w:t>
            </w:r>
          </w:p>
        </w:tc>
        <w:tc>
          <w:tcPr>
            <w:tcW w:w="0" w:type="auto"/>
            <w:vAlign w:val="center"/>
            <w:hideMark/>
          </w:tcPr>
          <w:p w:rsidR="00330D9D" w:rsidRDefault="00330D9D" w:rsidP="0058357D">
            <w:pPr>
              <w:contextualSpacing/>
              <w:rPr>
                <w:sz w:val="24"/>
                <w:szCs w:val="24"/>
              </w:rPr>
            </w:pPr>
            <w:r>
              <w:t> </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671"/>
        <w:gridCol w:w="45"/>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07</w:t>
            </w:r>
          </w:p>
        </w:tc>
        <w:tc>
          <w:tcPr>
            <w:tcW w:w="0" w:type="auto"/>
            <w:gridSpan w:val="2"/>
            <w:vAlign w:val="center"/>
            <w:hideMark/>
          </w:tcPr>
          <w:p w:rsidR="00330D9D" w:rsidRDefault="00330D9D" w:rsidP="0058357D">
            <w:pPr>
              <w:contextualSpacing/>
              <w:rPr>
                <w:sz w:val="24"/>
                <w:szCs w:val="24"/>
              </w:rPr>
            </w:pPr>
            <w:r>
              <w:rPr>
                <w:rStyle w:val="CdigoHTML"/>
                <w:rFonts w:eastAsiaTheme="minorHAnsi"/>
              </w:rPr>
              <w:t xml:space="preserve">--  </w:t>
            </w:r>
            <w:proofErr w:type="spellStart"/>
            <w:r>
              <w:rPr>
                <w:rStyle w:val="CdigoHTML"/>
                <w:rFonts w:eastAsiaTheme="minorHAnsi"/>
              </w:rPr>
              <w:t>Database</w:t>
            </w:r>
            <w:proofErr w:type="spellEnd"/>
            <w:r>
              <w:rPr>
                <w:rStyle w:val="CdigoHTML"/>
                <w:rFonts w:eastAsiaTheme="minorHAnsi"/>
              </w:rPr>
              <w:t xml:space="preserve"> Management </w:t>
            </w:r>
            <w:proofErr w:type="spellStart"/>
            <w:r>
              <w:rPr>
                <w:rStyle w:val="CdigoHTML"/>
                <w:rFonts w:eastAsiaTheme="minorHAnsi"/>
              </w:rPr>
              <w:t>System</w:t>
            </w:r>
            <w:proofErr w:type="spellEnd"/>
            <w:r>
              <w:rPr>
                <w:rStyle w:val="CdigoHTML"/>
                <w:rFonts w:eastAsiaTheme="minorHAnsi"/>
              </w:rPr>
              <w:t xml:space="preserve">: Oracle </w:t>
            </w:r>
            <w:proofErr w:type="spellStart"/>
            <w:r>
              <w:rPr>
                <w:rStyle w:val="CdigoHTML"/>
                <w:rFonts w:eastAsiaTheme="minorHAnsi"/>
              </w:rPr>
              <w:t>DataBase</w:t>
            </w:r>
            <w:proofErr w:type="spellEnd"/>
          </w:p>
        </w:tc>
      </w:tr>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08</w:t>
            </w:r>
          </w:p>
        </w:tc>
        <w:tc>
          <w:tcPr>
            <w:tcW w:w="0" w:type="auto"/>
            <w:vAlign w:val="center"/>
            <w:hideMark/>
          </w:tcPr>
          <w:p w:rsidR="00330D9D" w:rsidRDefault="00330D9D" w:rsidP="0058357D">
            <w:pPr>
              <w:contextualSpacing/>
              <w:rPr>
                <w:sz w:val="24"/>
                <w:szCs w:val="24"/>
              </w:rPr>
            </w:pPr>
            <w:r>
              <w:rPr>
                <w:rStyle w:val="CdigoHTML"/>
                <w:rFonts w:eastAsiaTheme="minorHAnsi"/>
              </w:rPr>
              <w:t xml:space="preserve">--  </w:t>
            </w:r>
            <w:proofErr w:type="spellStart"/>
            <w:r>
              <w:rPr>
                <w:rStyle w:val="CdigoHTML"/>
                <w:rFonts w:eastAsiaTheme="minorHAnsi"/>
              </w:rPr>
              <w:t>Diagram</w:t>
            </w:r>
            <w:proofErr w:type="spellEnd"/>
            <w:r>
              <w:rPr>
                <w:rStyle w:val="CdigoHTML"/>
                <w:rFonts w:eastAsiaTheme="minorHAnsi"/>
              </w:rPr>
              <w:t>: PL/SQL Tutorial</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4591"/>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09</w:t>
            </w:r>
          </w:p>
        </w:tc>
        <w:tc>
          <w:tcPr>
            <w:tcW w:w="0" w:type="auto"/>
            <w:vAlign w:val="center"/>
            <w:hideMark/>
          </w:tcPr>
          <w:p w:rsidR="00330D9D" w:rsidRDefault="00330D9D" w:rsidP="0058357D">
            <w:pPr>
              <w:contextualSpacing/>
              <w:rPr>
                <w:sz w:val="24"/>
                <w:szCs w:val="24"/>
              </w:rPr>
            </w:pPr>
            <w:r>
              <w:rPr>
                <w:rStyle w:val="CdigoHTML"/>
                <w:rFonts w:eastAsiaTheme="minorHAnsi"/>
              </w:rPr>
              <w:t xml:space="preserve">--  </w:t>
            </w:r>
            <w:proofErr w:type="spellStart"/>
            <w:r>
              <w:rPr>
                <w:rStyle w:val="CdigoHTML"/>
                <w:rFonts w:eastAsiaTheme="minorHAnsi"/>
              </w:rPr>
              <w:t>Author</w:t>
            </w:r>
            <w:proofErr w:type="spellEnd"/>
            <w:r>
              <w:rPr>
                <w:rStyle w:val="CdigoHTML"/>
                <w:rFonts w:eastAsiaTheme="minorHAnsi"/>
              </w:rPr>
              <w:t>: Jean Mazuelos</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10</w:t>
            </w:r>
          </w:p>
        </w:tc>
        <w:tc>
          <w:tcPr>
            <w:tcW w:w="0" w:type="auto"/>
            <w:gridSpan w:val="2"/>
            <w:vAlign w:val="center"/>
            <w:hideMark/>
          </w:tcPr>
          <w:p w:rsidR="00330D9D" w:rsidRDefault="00330D9D" w:rsidP="0058357D">
            <w:pPr>
              <w:contextualSpacing/>
              <w:rPr>
                <w:sz w:val="24"/>
                <w:szCs w:val="24"/>
              </w:rPr>
            </w:pPr>
            <w:r>
              <w:rPr>
                <w:rStyle w:val="CdigoHTML"/>
                <w:rFonts w:eastAsiaTheme="minorHAnsi"/>
              </w:rPr>
              <w:t>--  Date and time: 21/04/2014 15:07:51</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2431"/>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11</w:t>
            </w:r>
          </w:p>
        </w:tc>
        <w:tc>
          <w:tcPr>
            <w:tcW w:w="0" w:type="auto"/>
            <w:vAlign w:val="center"/>
            <w:hideMark/>
          </w:tcPr>
          <w:p w:rsidR="00330D9D" w:rsidRDefault="00330D9D" w:rsidP="0058357D">
            <w:pPr>
              <w:contextualSpacing/>
              <w:rPr>
                <w:sz w:val="24"/>
                <w:szCs w:val="24"/>
              </w:rPr>
            </w:pPr>
            <w:r>
              <w:t> </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12</w:t>
            </w:r>
          </w:p>
        </w:tc>
        <w:tc>
          <w:tcPr>
            <w:tcW w:w="0" w:type="auto"/>
            <w:gridSpan w:val="2"/>
            <w:vAlign w:val="center"/>
            <w:hideMark/>
          </w:tcPr>
          <w:p w:rsidR="00330D9D" w:rsidRDefault="00330D9D" w:rsidP="0058357D">
            <w:pPr>
              <w:contextualSpacing/>
              <w:rPr>
                <w:sz w:val="24"/>
                <w:szCs w:val="24"/>
              </w:rPr>
            </w:pPr>
            <w:r>
              <w:rPr>
                <w:rStyle w:val="CdigoHTML"/>
                <w:rFonts w:eastAsiaTheme="minorHAnsi"/>
              </w:rPr>
              <w:t>-- GENERATING TABLES</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2890"/>
        <w:gridCol w:w="45"/>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13</w:t>
            </w:r>
          </w:p>
        </w:tc>
        <w:tc>
          <w:tcPr>
            <w:tcW w:w="0" w:type="auto"/>
            <w:gridSpan w:val="2"/>
            <w:vAlign w:val="center"/>
            <w:hideMark/>
          </w:tcPr>
          <w:p w:rsidR="00330D9D" w:rsidRDefault="00330D9D" w:rsidP="0058357D">
            <w:pPr>
              <w:contextualSpacing/>
              <w:rPr>
                <w:sz w:val="24"/>
                <w:szCs w:val="24"/>
              </w:rPr>
            </w:pPr>
            <w:r>
              <w:rPr>
                <w:rStyle w:val="CdigoHTML"/>
                <w:rFonts w:eastAsiaTheme="minorHAnsi"/>
              </w:rPr>
              <w:t>CREATE</w:t>
            </w:r>
            <w:r>
              <w:t> </w:t>
            </w:r>
            <w:r>
              <w:rPr>
                <w:rStyle w:val="CdigoHTML"/>
                <w:rFonts w:eastAsiaTheme="minorHAnsi"/>
              </w:rPr>
              <w:t>TABLE</w:t>
            </w:r>
            <w:r>
              <w:t> </w:t>
            </w:r>
            <w:r>
              <w:rPr>
                <w:rStyle w:val="CdigoHTML"/>
                <w:rFonts w:eastAsiaTheme="minorHAnsi"/>
              </w:rPr>
              <w:t>HR.CLIENTE (</w:t>
            </w:r>
          </w:p>
        </w:tc>
      </w:tr>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14</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id NUMBER</w:t>
            </w:r>
            <w:r>
              <w:t> </w:t>
            </w:r>
            <w:r>
              <w:rPr>
                <w:rStyle w:val="CdigoHTML"/>
                <w:rFonts w:eastAsiaTheme="minorHAnsi"/>
              </w:rPr>
              <w:t>NOT</w:t>
            </w:r>
            <w:r>
              <w:t> </w:t>
            </w:r>
            <w:r>
              <w:rPr>
                <w:rStyle w:val="CdigoHTML"/>
                <w:rFonts w:eastAsiaTheme="minorHAnsi"/>
              </w:rPr>
              <w:t>NULL,</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4281"/>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15</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nombres VARCHAR(200) NOT</w:t>
            </w:r>
            <w:r>
              <w:t> </w:t>
            </w:r>
            <w:r>
              <w:rPr>
                <w:rStyle w:val="CdigoHTML"/>
                <w:rFonts w:eastAsiaTheme="minorHAnsi"/>
              </w:rPr>
              <w:t>NULL,</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16</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apellidos VARCHAR(200) NOT</w:t>
            </w:r>
            <w:r>
              <w:t> </w:t>
            </w:r>
            <w:r>
              <w:rPr>
                <w:rStyle w:val="CdigoHTML"/>
                <w:rFonts w:eastAsiaTheme="minorHAnsi"/>
              </w:rPr>
              <w:t>NULL,</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4091"/>
        <w:gridCol w:w="45"/>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17</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proofErr w:type="spellStart"/>
            <w:r>
              <w:rPr>
                <w:rStyle w:val="CdigoHTML"/>
                <w:rFonts w:eastAsiaTheme="minorHAnsi"/>
              </w:rPr>
              <w:t>fecha_afiliacion</w:t>
            </w:r>
            <w:proofErr w:type="spellEnd"/>
            <w:r>
              <w:rPr>
                <w:rStyle w:val="CdigoHTML"/>
                <w:rFonts w:eastAsiaTheme="minorHAnsi"/>
              </w:rPr>
              <w:t> DATE</w:t>
            </w:r>
            <w:r>
              <w:t> </w:t>
            </w:r>
            <w:r>
              <w:rPr>
                <w:rStyle w:val="CdigoHTML"/>
                <w:rFonts w:eastAsiaTheme="minorHAnsi"/>
              </w:rPr>
              <w:t>NOT</w:t>
            </w:r>
            <w:r>
              <w:t> </w:t>
            </w:r>
            <w:r>
              <w:rPr>
                <w:rStyle w:val="CdigoHTML"/>
                <w:rFonts w:eastAsiaTheme="minorHAnsi"/>
              </w:rPr>
              <w:t>NULL,</w:t>
            </w:r>
          </w:p>
        </w:tc>
      </w:tr>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18</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PRIMARY</w:t>
            </w:r>
            <w:r>
              <w:t> </w:t>
            </w:r>
            <w:r>
              <w:rPr>
                <w:rStyle w:val="CdigoHTML"/>
                <w:rFonts w:eastAsiaTheme="minorHAnsi"/>
              </w:rPr>
              <w:t>KEY(id)</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316"/>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19</w:t>
            </w:r>
          </w:p>
        </w:tc>
        <w:tc>
          <w:tcPr>
            <w:tcW w:w="0" w:type="auto"/>
            <w:vAlign w:val="center"/>
            <w:hideMark/>
          </w:tcPr>
          <w:p w:rsidR="00330D9D" w:rsidRDefault="00330D9D" w:rsidP="0058357D">
            <w:pPr>
              <w:contextualSpacing/>
              <w:rPr>
                <w:sz w:val="24"/>
                <w:szCs w:val="24"/>
              </w:rPr>
            </w:pPr>
            <w:r>
              <w:rPr>
                <w:rStyle w:val="CdigoHTML"/>
                <w:rFonts w:eastAsiaTheme="minorHAnsi"/>
              </w:rPr>
              <w:t>);</w:t>
            </w:r>
          </w:p>
        </w:tc>
      </w:tr>
    </w:tbl>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Ahora que hemos creado la tabla CLIENTE, procedemos a llenarla con sentencias INSERT desde PL/SQL: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3391"/>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lastRenderedPageBreak/>
              <w:t>01</w:t>
            </w:r>
          </w:p>
        </w:tc>
        <w:tc>
          <w:tcPr>
            <w:tcW w:w="0" w:type="auto"/>
            <w:vAlign w:val="center"/>
            <w:hideMark/>
          </w:tcPr>
          <w:p w:rsidR="00330D9D" w:rsidRDefault="00330D9D" w:rsidP="0058357D">
            <w:pPr>
              <w:contextualSpacing/>
              <w:rPr>
                <w:sz w:val="24"/>
                <w:szCs w:val="24"/>
              </w:rPr>
            </w:pPr>
            <w:r>
              <w:rPr>
                <w:rStyle w:val="CdigoHTML"/>
                <w:rFonts w:eastAsiaTheme="minorHAnsi"/>
              </w:rPr>
              <w:t>DECLARE</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02</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V_NOMBRES   VARCHAR2(200);</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3391"/>
        <w:gridCol w:w="45"/>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03</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V_APELLIDOS VARCHAR2(200);</w:t>
            </w:r>
          </w:p>
        </w:tc>
      </w:tr>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04</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V_FECHA     DATE;</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6272"/>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05</w:t>
            </w:r>
          </w:p>
        </w:tc>
        <w:tc>
          <w:tcPr>
            <w:tcW w:w="0" w:type="auto"/>
            <w:vAlign w:val="center"/>
            <w:hideMark/>
          </w:tcPr>
          <w:p w:rsidR="00330D9D" w:rsidRDefault="00330D9D" w:rsidP="0058357D">
            <w:pPr>
              <w:contextualSpacing/>
              <w:rPr>
                <w:sz w:val="24"/>
                <w:szCs w:val="24"/>
              </w:rPr>
            </w:pPr>
            <w:r>
              <w:rPr>
                <w:rStyle w:val="CdigoHTML"/>
                <w:rFonts w:eastAsiaTheme="minorHAnsi"/>
              </w:rPr>
              <w:t>BEGIN</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06</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--Podemos insertar registros a partir de variables</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3391"/>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07</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V_NOMBRES   := 'Jean';</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08</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V_APELLIDOS := 'Mazuelos';</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451"/>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09</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V_FECHA     := SYSDATE;</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10</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INSERT</w:t>
            </w:r>
            <w:r>
              <w:t> </w:t>
            </w:r>
            <w:r>
              <w:rPr>
                <w:rStyle w:val="CdigoHTML"/>
                <w:rFonts w:eastAsiaTheme="minorHAnsi"/>
              </w:rPr>
              <w:t>INTO</w:t>
            </w:r>
            <w:r>
              <w:t> </w:t>
            </w:r>
            <w:proofErr w:type="spellStart"/>
            <w:r>
              <w:rPr>
                <w:rStyle w:val="CdigoHTML"/>
                <w:rFonts w:eastAsiaTheme="minorHAnsi"/>
              </w:rPr>
              <w:t>hr.cliente</w:t>
            </w:r>
            <w:proofErr w:type="spellEnd"/>
            <w:r>
              <w:rPr>
                <w:rStyle w:val="CdigoHTML"/>
                <w:rFonts w:eastAsiaTheme="minorHAnsi"/>
              </w:rPr>
              <w:t>(</w:t>
            </w:r>
            <w:proofErr w:type="spellStart"/>
            <w:r>
              <w:rPr>
                <w:rStyle w:val="CdigoHTML"/>
                <w:rFonts w:eastAsiaTheme="minorHAnsi"/>
              </w:rPr>
              <w:t>id,nombres,apellidos,fecha_afiliacion</w:t>
            </w:r>
            <w:proofErr w:type="spellEnd"/>
            <w:r>
              <w:rPr>
                <w:rStyle w:val="CdigoHTML"/>
                <w:rFonts w:eastAsiaTheme="minorHAnsi"/>
              </w:rPr>
              <w:t>)</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8233"/>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11</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VALUES</w:t>
            </w:r>
            <w:r>
              <w:t> </w:t>
            </w:r>
            <w:r>
              <w:rPr>
                <w:rStyle w:val="CdigoHTML"/>
                <w:rFonts w:eastAsiaTheme="minorHAnsi"/>
              </w:rPr>
              <w:t>(1,V_NOMBRES,V_APELLIDOS, V_FECHA);</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12</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DBMS_OUTPUT.PUT_LINE('Se ha insertado al cliente'</w:t>
            </w:r>
            <w:r>
              <w:t> </w:t>
            </w:r>
            <w:r>
              <w:rPr>
                <w:rStyle w:val="CdigoHTML"/>
                <w:rFonts w:eastAsiaTheme="minorHAnsi"/>
              </w:rPr>
              <w:t>|| V_NOMBRES || ' '</w:t>
            </w:r>
            <w:r>
              <w:t> </w:t>
            </w:r>
            <w:r>
              <w:rPr>
                <w:rStyle w:val="CdigoHTML"/>
                <w:rFonts w:eastAsiaTheme="minorHAnsi"/>
              </w:rPr>
              <w:t>|| V_APELLIDOS);</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791"/>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13</w:t>
            </w:r>
          </w:p>
        </w:tc>
        <w:tc>
          <w:tcPr>
            <w:tcW w:w="0" w:type="auto"/>
            <w:vAlign w:val="center"/>
            <w:hideMark/>
          </w:tcPr>
          <w:p w:rsidR="00330D9D" w:rsidRDefault="00330D9D" w:rsidP="0058357D">
            <w:pPr>
              <w:contextualSpacing/>
              <w:rPr>
                <w:sz w:val="24"/>
                <w:szCs w:val="24"/>
              </w:rPr>
            </w:pPr>
            <w:r>
              <w:t> </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14</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 O también se pueden usar valores constantes</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
        <w:gridCol w:w="32"/>
        <w:gridCol w:w="8217"/>
        <w:gridCol w:w="45"/>
      </w:tblGrid>
      <w:tr w:rsidR="00330D9D" w:rsidTr="00330D9D">
        <w:trPr>
          <w:gridAfter w:val="1"/>
          <w:tblCellSpacing w:w="15" w:type="dxa"/>
        </w:trPr>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15</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INSERT</w:t>
            </w:r>
            <w:r>
              <w:t> </w:t>
            </w:r>
            <w:r>
              <w:rPr>
                <w:rStyle w:val="CdigoHTML"/>
                <w:rFonts w:eastAsiaTheme="minorHAnsi"/>
              </w:rPr>
              <w:t>INTO</w:t>
            </w:r>
            <w:r>
              <w:t> </w:t>
            </w:r>
            <w:proofErr w:type="spellStart"/>
            <w:r>
              <w:rPr>
                <w:rStyle w:val="CdigoHTML"/>
                <w:rFonts w:eastAsiaTheme="minorHAnsi"/>
              </w:rPr>
              <w:t>hr.cliente</w:t>
            </w:r>
            <w:proofErr w:type="spellEnd"/>
            <w:r>
              <w:rPr>
                <w:rStyle w:val="CdigoHTML"/>
                <w:rFonts w:eastAsiaTheme="minorHAnsi"/>
              </w:rPr>
              <w:t>(</w:t>
            </w:r>
            <w:proofErr w:type="spellStart"/>
            <w:r>
              <w:rPr>
                <w:rStyle w:val="CdigoHTML"/>
                <w:rFonts w:eastAsiaTheme="minorHAnsi"/>
              </w:rPr>
              <w:t>id,nombres,apellidos,fecha_afiliacion</w:t>
            </w:r>
            <w:proofErr w:type="spellEnd"/>
            <w:r>
              <w:rPr>
                <w:rStyle w:val="CdigoHTML"/>
                <w:rFonts w:eastAsiaTheme="minorHAnsi"/>
              </w:rPr>
              <w:t>)</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16</w:t>
            </w:r>
          </w:p>
        </w:tc>
        <w:tc>
          <w:tcPr>
            <w:tcW w:w="0" w:type="auto"/>
            <w:gridSpan w:val="3"/>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VALUES</w:t>
            </w:r>
            <w:r>
              <w:t> </w:t>
            </w:r>
            <w:r>
              <w:rPr>
                <w:rStyle w:val="CdigoHTML"/>
                <w:rFonts w:eastAsiaTheme="minorHAnsi"/>
              </w:rPr>
              <w:t>(2,'Pedro', 'GONZALES', TO_DATE('13/12/1986','DD/MM/YYYY'));</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8"/>
        <w:gridCol w:w="3531"/>
        <w:gridCol w:w="2305"/>
        <w:gridCol w:w="2320"/>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17</w:t>
            </w:r>
          </w:p>
        </w:tc>
        <w:tc>
          <w:tcPr>
            <w:tcW w:w="0" w:type="auto"/>
            <w:gridSpan w:val="3"/>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DBMS_OUTPUT.PUT_LINE('Se ha insertado al cliente Pedro Gonzales');</w:t>
            </w:r>
          </w:p>
        </w:tc>
      </w:tr>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18</w:t>
            </w:r>
          </w:p>
        </w:tc>
        <w:tc>
          <w:tcPr>
            <w:tcW w:w="0" w:type="auto"/>
            <w:gridSpan w:val="2"/>
            <w:vAlign w:val="center"/>
            <w:hideMark/>
          </w:tcPr>
          <w:p w:rsidR="00330D9D" w:rsidRDefault="00330D9D" w:rsidP="0058357D">
            <w:pPr>
              <w:contextualSpacing/>
              <w:rPr>
                <w:sz w:val="24"/>
                <w:szCs w:val="24"/>
              </w:rPr>
            </w:pPr>
            <w:r>
              <w:rPr>
                <w:rStyle w:val="CdigoHTML"/>
                <w:rFonts w:eastAsiaTheme="minorHAnsi"/>
              </w:rPr>
              <w:t>END;</w:t>
            </w:r>
          </w:p>
        </w:tc>
      </w:tr>
      <w:tr w:rsidR="00330D9D" w:rsidTr="00330D9D">
        <w:trPr>
          <w:gridAfter w:val="2"/>
          <w:tblCellSpacing w:w="15" w:type="dxa"/>
        </w:trPr>
        <w:tc>
          <w:tcPr>
            <w:tcW w:w="0" w:type="auto"/>
            <w:gridSpan w:val="2"/>
            <w:vAlign w:val="center"/>
            <w:hideMark/>
          </w:tcPr>
          <w:p w:rsidR="00330D9D" w:rsidRDefault="00330D9D" w:rsidP="0058357D">
            <w:pPr>
              <w:contextualSpacing/>
              <w:rPr>
                <w:sz w:val="24"/>
                <w:szCs w:val="24"/>
              </w:rPr>
            </w:pPr>
            <w:r>
              <w:rPr>
                <w:rStyle w:val="CdigoHTML"/>
                <w:rFonts w:eastAsiaTheme="minorHAnsi"/>
              </w:rPr>
              <w:t>Se ha insertado al cliente Jean Mazuelos</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1"/>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rPr>
              <w:t>Se ha insertado al cliente Pedro Gonzales</w:t>
            </w:r>
          </w:p>
        </w:tc>
      </w:tr>
    </w:tbl>
    <w:p w:rsidR="00330D9D" w:rsidRDefault="00330D9D" w:rsidP="00330D9D">
      <w:pPr>
        <w:rPr>
          <w:rFonts w:ascii="Arial" w:hAnsi="Arial" w:cs="Arial"/>
          <w:color w:val="444444"/>
          <w:sz w:val="21"/>
          <w:szCs w:val="21"/>
        </w:rPr>
      </w:pPr>
      <w:r>
        <w:rPr>
          <w:rFonts w:ascii="Arial" w:hAnsi="Arial" w:cs="Arial"/>
          <w:color w:val="444444"/>
          <w:sz w:val="21"/>
          <w:szCs w:val="21"/>
        </w:rPr>
        <w:t>La función TO_DATE, permite convertir un texto a fecha. La primera cadena '13/12/1986' es la fecha a convertir y 'DD/MM/YYYY' es el formato de la fecha (primera cadena). Siendo:</w:t>
      </w:r>
    </w:p>
    <w:p w:rsidR="00330D9D" w:rsidRDefault="00330D9D" w:rsidP="00330D9D">
      <w:pPr>
        <w:pStyle w:val="NormalWeb"/>
        <w:spacing w:before="0" w:beforeAutospacing="0" w:after="375" w:afterAutospacing="0"/>
        <w:contextualSpacing/>
        <w:rPr>
          <w:rFonts w:ascii="Arial" w:hAnsi="Arial" w:cs="Arial"/>
          <w:color w:val="444444"/>
          <w:sz w:val="21"/>
          <w:szCs w:val="21"/>
        </w:rPr>
      </w:pPr>
      <w:r>
        <w:rPr>
          <w:rFonts w:ascii="Arial" w:hAnsi="Arial" w:cs="Arial"/>
          <w:color w:val="444444"/>
          <w:sz w:val="21"/>
          <w:szCs w:val="21"/>
        </w:rPr>
        <w:t>DD -&gt; día</w:t>
      </w:r>
    </w:p>
    <w:p w:rsidR="00330D9D" w:rsidRDefault="00330D9D" w:rsidP="00330D9D">
      <w:pPr>
        <w:pStyle w:val="NormalWeb"/>
        <w:spacing w:before="0" w:beforeAutospacing="0" w:after="375" w:afterAutospacing="0"/>
        <w:contextualSpacing/>
        <w:rPr>
          <w:rFonts w:ascii="Arial" w:hAnsi="Arial" w:cs="Arial"/>
          <w:color w:val="444444"/>
          <w:sz w:val="21"/>
          <w:szCs w:val="21"/>
        </w:rPr>
      </w:pPr>
      <w:r>
        <w:rPr>
          <w:rFonts w:ascii="Arial" w:hAnsi="Arial" w:cs="Arial"/>
          <w:color w:val="444444"/>
          <w:sz w:val="21"/>
          <w:szCs w:val="21"/>
        </w:rPr>
        <w:t>MM -&gt; mes</w:t>
      </w:r>
    </w:p>
    <w:p w:rsidR="00330D9D" w:rsidRDefault="00330D9D" w:rsidP="00330D9D">
      <w:pPr>
        <w:pStyle w:val="NormalWeb"/>
        <w:spacing w:before="0" w:beforeAutospacing="0" w:after="375" w:afterAutospacing="0"/>
        <w:contextualSpacing/>
        <w:rPr>
          <w:rFonts w:ascii="Arial" w:hAnsi="Arial" w:cs="Arial"/>
          <w:color w:val="444444"/>
          <w:sz w:val="21"/>
          <w:szCs w:val="21"/>
        </w:rPr>
      </w:pPr>
      <w:r>
        <w:rPr>
          <w:rFonts w:ascii="Arial" w:hAnsi="Arial" w:cs="Arial"/>
          <w:color w:val="444444"/>
          <w:sz w:val="21"/>
          <w:szCs w:val="21"/>
        </w:rPr>
        <w:t>YYYY -&gt; año</w:t>
      </w:r>
    </w:p>
    <w:p w:rsidR="0058357D" w:rsidRDefault="0058357D" w:rsidP="00330D9D">
      <w:pPr>
        <w:pStyle w:val="NormalWeb"/>
        <w:spacing w:before="0" w:beforeAutospacing="0" w:after="375" w:afterAutospacing="0"/>
        <w:contextualSpacing/>
        <w:rPr>
          <w:rFonts w:ascii="Arial" w:hAnsi="Arial" w:cs="Arial"/>
          <w:color w:val="444444"/>
          <w:sz w:val="21"/>
          <w:szCs w:val="21"/>
        </w:rPr>
      </w:pPr>
    </w:p>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Para verificar los cambios podemos usar la sentencia: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2001"/>
        <w:gridCol w:w="45"/>
      </w:tblGrid>
      <w:tr w:rsidR="00330D9D" w:rsidTr="00330D9D">
        <w:trPr>
          <w:gridAfter w:val="1"/>
          <w:tblCellSpacing w:w="15" w:type="dxa"/>
        </w:trPr>
        <w:tc>
          <w:tcPr>
            <w:tcW w:w="0" w:type="auto"/>
            <w:vAlign w:val="center"/>
            <w:hideMark/>
          </w:tcPr>
          <w:p w:rsidR="00330D9D" w:rsidRDefault="00330D9D">
            <w:pPr>
              <w:rPr>
                <w:sz w:val="24"/>
                <w:szCs w:val="24"/>
              </w:rPr>
            </w:pPr>
            <w:r>
              <w:rPr>
                <w:rStyle w:val="CdigoHTML"/>
                <w:rFonts w:eastAsiaTheme="minorHAnsi"/>
                <w:color w:val="C7254E"/>
              </w:rPr>
              <w:t>1</w:t>
            </w:r>
          </w:p>
        </w:tc>
        <w:tc>
          <w:tcPr>
            <w:tcW w:w="0" w:type="auto"/>
            <w:vAlign w:val="center"/>
            <w:hideMark/>
          </w:tcPr>
          <w:p w:rsidR="00330D9D" w:rsidRDefault="00330D9D">
            <w:pPr>
              <w:contextualSpacing/>
              <w:rPr>
                <w:sz w:val="24"/>
                <w:szCs w:val="24"/>
              </w:rPr>
            </w:pPr>
            <w:r>
              <w:rPr>
                <w:rStyle w:val="CdigoHTML"/>
                <w:rFonts w:eastAsiaTheme="minorHAnsi"/>
              </w:rPr>
              <w:t>SELECT</w:t>
            </w:r>
            <w:r>
              <w:t> </w:t>
            </w:r>
            <w:r>
              <w:rPr>
                <w:rStyle w:val="CdigoHTML"/>
                <w:rFonts w:eastAsiaTheme="minorHAnsi"/>
              </w:rPr>
              <w:t>*</w:t>
            </w:r>
          </w:p>
        </w:tc>
      </w:tr>
      <w:tr w:rsidR="00330D9D" w:rsidTr="00330D9D">
        <w:trPr>
          <w:tblCellSpacing w:w="15" w:type="dxa"/>
        </w:trPr>
        <w:tc>
          <w:tcPr>
            <w:tcW w:w="0" w:type="auto"/>
            <w:vAlign w:val="center"/>
            <w:hideMark/>
          </w:tcPr>
          <w:p w:rsidR="00330D9D" w:rsidRDefault="00330D9D">
            <w:pPr>
              <w:rPr>
                <w:sz w:val="24"/>
                <w:szCs w:val="24"/>
              </w:rPr>
            </w:pPr>
            <w:r>
              <w:rPr>
                <w:rStyle w:val="CdigoHTML"/>
                <w:rFonts w:eastAsiaTheme="minorHAnsi"/>
                <w:color w:val="C7254E"/>
              </w:rPr>
              <w:t>2</w:t>
            </w:r>
          </w:p>
        </w:tc>
        <w:tc>
          <w:tcPr>
            <w:tcW w:w="0" w:type="auto"/>
            <w:gridSpan w:val="2"/>
            <w:vAlign w:val="center"/>
            <w:hideMark/>
          </w:tcPr>
          <w:p w:rsidR="00330D9D" w:rsidRDefault="00330D9D">
            <w:pPr>
              <w:contextualSpacing/>
              <w:rPr>
                <w:sz w:val="24"/>
                <w:szCs w:val="24"/>
              </w:rPr>
            </w:pPr>
            <w:r>
              <w:rPr>
                <w:rStyle w:val="CdigoHTML"/>
                <w:rFonts w:eastAsiaTheme="minorHAnsi"/>
                <w:color w:val="C7254E"/>
              </w:rPr>
              <w:t>  </w:t>
            </w:r>
            <w:r>
              <w:rPr>
                <w:rStyle w:val="CdigoHTML"/>
                <w:rFonts w:eastAsiaTheme="minorHAnsi"/>
              </w:rPr>
              <w:t>FROM</w:t>
            </w:r>
            <w:r>
              <w:t> </w:t>
            </w:r>
            <w:proofErr w:type="spellStart"/>
            <w:r>
              <w:rPr>
                <w:rStyle w:val="CdigoHTML"/>
                <w:rFonts w:eastAsiaTheme="minorHAnsi"/>
              </w:rPr>
              <w:t>hr.cliente</w:t>
            </w:r>
            <w:proofErr w:type="spellEnd"/>
          </w:p>
        </w:tc>
      </w:tr>
    </w:tbl>
    <w:p w:rsidR="00330D9D" w:rsidRDefault="00330D9D" w:rsidP="00330D9D">
      <w:pPr>
        <w:pStyle w:val="note"/>
        <w:spacing w:before="0" w:beforeAutospacing="0" w:after="375" w:afterAutospacing="0"/>
        <w:rPr>
          <w:rFonts w:ascii="Arial" w:hAnsi="Arial" w:cs="Arial"/>
          <w:color w:val="444444"/>
          <w:sz w:val="21"/>
          <w:szCs w:val="21"/>
        </w:rPr>
      </w:pPr>
      <w:r>
        <w:rPr>
          <w:rFonts w:ascii="Arial" w:hAnsi="Arial" w:cs="Arial"/>
          <w:color w:val="444444"/>
          <w:sz w:val="21"/>
          <w:szCs w:val="21"/>
        </w:rPr>
        <w:t>Al igual que el caso de las sentencias INSERT, podemos usar sentencias UPDATE.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3511"/>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01</w:t>
            </w:r>
          </w:p>
        </w:tc>
        <w:tc>
          <w:tcPr>
            <w:tcW w:w="0" w:type="auto"/>
            <w:vAlign w:val="center"/>
            <w:hideMark/>
          </w:tcPr>
          <w:p w:rsidR="00330D9D" w:rsidRDefault="00330D9D" w:rsidP="0058357D">
            <w:pPr>
              <w:contextualSpacing/>
              <w:rPr>
                <w:sz w:val="24"/>
                <w:szCs w:val="24"/>
              </w:rPr>
            </w:pPr>
            <w:r>
              <w:rPr>
                <w:rStyle w:val="CdigoHTML"/>
                <w:rFonts w:eastAsiaTheme="minorHAnsi"/>
              </w:rPr>
              <w:t>DECLARE</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02</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V_APELLIDOS VARCHAR2(200);</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2671"/>
        <w:gridCol w:w="45"/>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03</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V_ID        NUMBER;</w:t>
            </w:r>
          </w:p>
        </w:tc>
      </w:tr>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04</w:t>
            </w:r>
          </w:p>
        </w:tc>
        <w:tc>
          <w:tcPr>
            <w:tcW w:w="0" w:type="auto"/>
            <w:vAlign w:val="center"/>
            <w:hideMark/>
          </w:tcPr>
          <w:p w:rsidR="00330D9D" w:rsidRDefault="00330D9D" w:rsidP="0058357D">
            <w:pPr>
              <w:contextualSpacing/>
              <w:rPr>
                <w:sz w:val="24"/>
                <w:szCs w:val="24"/>
              </w:rPr>
            </w:pPr>
            <w:r>
              <w:rPr>
                <w:rStyle w:val="CdigoHTML"/>
                <w:rFonts w:eastAsiaTheme="minorHAnsi"/>
              </w:rPr>
              <w:t>BEGIN</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712"/>
        <w:gridCol w:w="45"/>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lastRenderedPageBreak/>
              <w:t>05</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--Podemos usar variables tanto para asignar los nuevos valores</w:t>
            </w:r>
          </w:p>
        </w:tc>
      </w:tr>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06</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--o usarlos en el filtro WHERE.</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4231"/>
        <w:gridCol w:w="45"/>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07</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 xml:space="preserve">V_APELLIDOS := 'Mazuelos </w:t>
            </w:r>
            <w:proofErr w:type="spellStart"/>
            <w:r>
              <w:rPr>
                <w:rStyle w:val="CdigoHTML"/>
                <w:rFonts w:eastAsiaTheme="minorHAnsi"/>
              </w:rPr>
              <w:t>Mendez</w:t>
            </w:r>
            <w:proofErr w:type="spellEnd"/>
            <w:r>
              <w:rPr>
                <w:rStyle w:val="CdigoHTML"/>
                <w:rFonts w:eastAsiaTheme="minorHAnsi"/>
              </w:rPr>
              <w:t>';</w:t>
            </w:r>
          </w:p>
        </w:tc>
      </w:tr>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08</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V_ID        := 1;</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531"/>
        <w:gridCol w:w="45"/>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09</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UPDATE</w:t>
            </w:r>
            <w:r>
              <w:t> </w:t>
            </w:r>
            <w:proofErr w:type="spellStart"/>
            <w:r>
              <w:rPr>
                <w:rStyle w:val="CdigoHTML"/>
                <w:rFonts w:eastAsiaTheme="minorHAnsi"/>
              </w:rPr>
              <w:t>hr.cliente</w:t>
            </w:r>
            <w:proofErr w:type="spellEnd"/>
            <w:r>
              <w:rPr>
                <w:rStyle w:val="CdigoHTML"/>
                <w:rFonts w:eastAsiaTheme="minorHAnsi"/>
              </w:rPr>
              <w:t> SET</w:t>
            </w:r>
            <w:r>
              <w:t> </w:t>
            </w:r>
            <w:r>
              <w:rPr>
                <w:rStyle w:val="CdigoHTML"/>
                <w:rFonts w:eastAsiaTheme="minorHAnsi"/>
              </w:rPr>
              <w:t>apellidos = V_APELLIDOS</w:t>
            </w:r>
          </w:p>
        </w:tc>
      </w:tr>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10</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WHERE</w:t>
            </w:r>
            <w:r>
              <w:t> </w:t>
            </w:r>
            <w:r>
              <w:rPr>
                <w:rStyle w:val="CdigoHTML"/>
                <w:rFonts w:eastAsiaTheme="minorHAnsi"/>
              </w:rPr>
              <w:t>id = V_ID;</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8233"/>
        <w:gridCol w:w="45"/>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11</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DBMS_OUTPUT.PUT_LINE('Se ha modificado el cliente con id '</w:t>
            </w:r>
            <w:r>
              <w:t> </w:t>
            </w:r>
            <w:r>
              <w:rPr>
                <w:rStyle w:val="CdigoHTML"/>
                <w:rFonts w:eastAsiaTheme="minorHAnsi"/>
              </w:rPr>
              <w:t>|| V_ID);</w:t>
            </w:r>
          </w:p>
        </w:tc>
      </w:tr>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12</w:t>
            </w:r>
          </w:p>
        </w:tc>
        <w:tc>
          <w:tcPr>
            <w:tcW w:w="0" w:type="auto"/>
            <w:vAlign w:val="center"/>
            <w:hideMark/>
          </w:tcPr>
          <w:p w:rsidR="00330D9D" w:rsidRDefault="00330D9D" w:rsidP="0058357D">
            <w:pPr>
              <w:contextualSpacing/>
              <w:rPr>
                <w:sz w:val="24"/>
                <w:szCs w:val="24"/>
              </w:rPr>
            </w:pPr>
            <w:r>
              <w:t> </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6131"/>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13</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--O podemos usar valores constantes</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14</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UPDATE</w:t>
            </w:r>
            <w:r>
              <w:t> </w:t>
            </w:r>
            <w:proofErr w:type="spellStart"/>
            <w:r>
              <w:rPr>
                <w:rStyle w:val="CdigoHTML"/>
                <w:rFonts w:eastAsiaTheme="minorHAnsi"/>
              </w:rPr>
              <w:t>hr.cliente</w:t>
            </w:r>
            <w:proofErr w:type="spellEnd"/>
            <w:r>
              <w:rPr>
                <w:rStyle w:val="CdigoHTML"/>
                <w:rFonts w:eastAsiaTheme="minorHAnsi"/>
              </w:rPr>
              <w:t> SET</w:t>
            </w:r>
            <w:r>
              <w:t> </w:t>
            </w:r>
            <w:r>
              <w:rPr>
                <w:rStyle w:val="CdigoHTML"/>
                <w:rFonts w:eastAsiaTheme="minorHAnsi"/>
              </w:rPr>
              <w:t xml:space="preserve">apellidos = 'Gonzales </w:t>
            </w:r>
            <w:proofErr w:type="spellStart"/>
            <w:r>
              <w:rPr>
                <w:rStyle w:val="CdigoHTML"/>
                <w:rFonts w:eastAsiaTheme="minorHAnsi"/>
              </w:rPr>
              <w:t>Lurés</w:t>
            </w:r>
            <w:proofErr w:type="spellEnd"/>
            <w:r>
              <w:rPr>
                <w:rStyle w:val="CdigoHTML"/>
                <w:rFonts w:eastAsiaTheme="minorHAnsi"/>
              </w:rPr>
              <w:t>'</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712"/>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15</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WHERE</w:t>
            </w:r>
            <w:r>
              <w:t> </w:t>
            </w:r>
            <w:r>
              <w:rPr>
                <w:rStyle w:val="CdigoHTML"/>
                <w:rFonts w:eastAsiaTheme="minorHAnsi"/>
              </w:rPr>
              <w:t>id = 2;</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16</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DBMS_OUTPUT.PUT_</w:t>
            </w:r>
            <w:proofErr w:type="gramStart"/>
            <w:r>
              <w:rPr>
                <w:rStyle w:val="CdigoHTML"/>
                <w:rFonts w:eastAsiaTheme="minorHAnsi"/>
              </w:rPr>
              <w:t>LINE(</w:t>
            </w:r>
            <w:proofErr w:type="gramEnd"/>
            <w:r>
              <w:rPr>
                <w:rStyle w:val="CdigoHTML"/>
                <w:rFonts w:eastAsiaTheme="minorHAnsi"/>
              </w:rPr>
              <w:t>'Se ha modificado el cliente con id 2.');</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3"/>
        <w:gridCol w:w="2833"/>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17</w:t>
            </w:r>
          </w:p>
        </w:tc>
        <w:tc>
          <w:tcPr>
            <w:tcW w:w="0" w:type="auto"/>
            <w:vAlign w:val="center"/>
            <w:hideMark/>
          </w:tcPr>
          <w:p w:rsidR="00330D9D" w:rsidRDefault="00330D9D" w:rsidP="0058357D">
            <w:pPr>
              <w:contextualSpacing/>
              <w:rPr>
                <w:sz w:val="24"/>
                <w:szCs w:val="24"/>
              </w:rPr>
            </w:pPr>
            <w:r>
              <w:rPr>
                <w:rStyle w:val="CdigoHTML"/>
                <w:rFonts w:eastAsiaTheme="minorHAnsi"/>
              </w:rPr>
              <w:t>END;</w:t>
            </w:r>
          </w:p>
        </w:tc>
      </w:tr>
      <w:tr w:rsidR="00330D9D" w:rsidTr="00330D9D">
        <w:trPr>
          <w:tblCellSpacing w:w="15" w:type="dxa"/>
        </w:trPr>
        <w:tc>
          <w:tcPr>
            <w:tcW w:w="0" w:type="auto"/>
            <w:gridSpan w:val="3"/>
            <w:vAlign w:val="center"/>
            <w:hideMark/>
          </w:tcPr>
          <w:p w:rsidR="00330D9D" w:rsidRDefault="00330D9D" w:rsidP="0058357D">
            <w:pPr>
              <w:contextualSpacing/>
              <w:rPr>
                <w:sz w:val="24"/>
                <w:szCs w:val="24"/>
              </w:rPr>
            </w:pPr>
            <w:r>
              <w:rPr>
                <w:rStyle w:val="CdigoHTML"/>
                <w:rFonts w:eastAsiaTheme="minorHAnsi"/>
              </w:rPr>
              <w:t>Se ha modificado el cliente con id 1</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7"/>
        <w:gridCol w:w="3819"/>
        <w:gridCol w:w="45"/>
      </w:tblGrid>
      <w:tr w:rsidR="00330D9D" w:rsidTr="00330D9D">
        <w:trPr>
          <w:tblCellSpacing w:w="15" w:type="dxa"/>
        </w:trPr>
        <w:tc>
          <w:tcPr>
            <w:tcW w:w="0" w:type="auto"/>
            <w:gridSpan w:val="3"/>
            <w:vAlign w:val="center"/>
            <w:hideMark/>
          </w:tcPr>
          <w:p w:rsidR="00330D9D" w:rsidRDefault="00330D9D" w:rsidP="0058357D">
            <w:pPr>
              <w:contextualSpacing/>
              <w:rPr>
                <w:sz w:val="24"/>
                <w:szCs w:val="24"/>
              </w:rPr>
            </w:pPr>
            <w:r>
              <w:rPr>
                <w:rStyle w:val="CdigoHTML"/>
                <w:rFonts w:eastAsiaTheme="minorHAnsi"/>
              </w:rPr>
              <w:t>Se ha modificado el cliente con id 2.</w:t>
            </w:r>
          </w:p>
        </w:tc>
      </w:tr>
      <w:tr w:rsidR="00330D9D" w:rsidTr="00330D9D">
        <w:trPr>
          <w:gridAfter w:val="1"/>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1</w:t>
            </w:r>
          </w:p>
        </w:tc>
        <w:tc>
          <w:tcPr>
            <w:tcW w:w="0" w:type="auto"/>
            <w:vAlign w:val="center"/>
            <w:hideMark/>
          </w:tcPr>
          <w:p w:rsidR="00330D9D" w:rsidRDefault="00330D9D">
            <w:pPr>
              <w:contextualSpacing/>
              <w:rPr>
                <w:sz w:val="24"/>
                <w:szCs w:val="24"/>
              </w:rPr>
            </w:pPr>
            <w:r>
              <w:rPr>
                <w:rStyle w:val="CdigoHTML"/>
                <w:rFonts w:eastAsiaTheme="minorHAnsi"/>
              </w:rPr>
              <w:t>SELECT</w:t>
            </w:r>
            <w:r>
              <w:t> </w:t>
            </w:r>
            <w:r>
              <w:rPr>
                <w:rStyle w:val="CdigoHTML"/>
                <w:rFonts w:eastAsiaTheme="minorHAnsi"/>
              </w:rPr>
              <w:t>*</w:t>
            </w:r>
          </w:p>
        </w:tc>
      </w:tr>
    </w:tbl>
    <w:p w:rsidR="00330D9D" w:rsidRDefault="00330D9D" w:rsidP="00330D9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2046"/>
      </w:tblGrid>
      <w:tr w:rsidR="00330D9D" w:rsidTr="00330D9D">
        <w:trPr>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2</w:t>
            </w:r>
          </w:p>
        </w:tc>
        <w:tc>
          <w:tcPr>
            <w:tcW w:w="0" w:type="auto"/>
            <w:vAlign w:val="center"/>
            <w:hideMark/>
          </w:tcPr>
          <w:p w:rsidR="00330D9D" w:rsidRDefault="00330D9D">
            <w:pPr>
              <w:contextualSpacing/>
              <w:rPr>
                <w:sz w:val="24"/>
                <w:szCs w:val="24"/>
              </w:rPr>
            </w:pPr>
            <w:r>
              <w:rPr>
                <w:rStyle w:val="CdigoHTML"/>
                <w:rFonts w:eastAsiaTheme="minorHAnsi"/>
                <w:color w:val="C7254E"/>
              </w:rPr>
              <w:t>  </w:t>
            </w:r>
            <w:r>
              <w:rPr>
                <w:rStyle w:val="CdigoHTML"/>
                <w:rFonts w:eastAsiaTheme="minorHAnsi"/>
              </w:rPr>
              <w:t>FROM</w:t>
            </w:r>
            <w:r>
              <w:t> </w:t>
            </w:r>
            <w:proofErr w:type="spellStart"/>
            <w:r>
              <w:rPr>
                <w:rStyle w:val="CdigoHTML"/>
                <w:rFonts w:eastAsiaTheme="minorHAnsi"/>
              </w:rPr>
              <w:t>hr.cliente</w:t>
            </w:r>
            <w:proofErr w:type="spellEnd"/>
          </w:p>
        </w:tc>
      </w:tr>
    </w:tbl>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La sentencia DELETE funciona de igual manera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4140"/>
        <w:gridCol w:w="45"/>
      </w:tblGrid>
      <w:tr w:rsidR="00330D9D" w:rsidTr="00330D9D">
        <w:trPr>
          <w:gridAfter w:val="1"/>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1</w:t>
            </w:r>
          </w:p>
        </w:tc>
        <w:tc>
          <w:tcPr>
            <w:tcW w:w="0" w:type="auto"/>
            <w:vAlign w:val="center"/>
            <w:hideMark/>
          </w:tcPr>
          <w:p w:rsidR="00330D9D" w:rsidRDefault="00330D9D">
            <w:pPr>
              <w:contextualSpacing/>
              <w:rPr>
                <w:sz w:val="24"/>
                <w:szCs w:val="24"/>
              </w:rPr>
            </w:pPr>
            <w:r>
              <w:rPr>
                <w:rStyle w:val="CdigoHTML"/>
                <w:rFonts w:eastAsiaTheme="minorHAnsi"/>
              </w:rPr>
              <w:t>BEGIN</w:t>
            </w:r>
          </w:p>
        </w:tc>
      </w:tr>
      <w:tr w:rsidR="00330D9D" w:rsidTr="00330D9D">
        <w:trPr>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2</w:t>
            </w:r>
          </w:p>
        </w:tc>
        <w:tc>
          <w:tcPr>
            <w:tcW w:w="0" w:type="auto"/>
            <w:gridSpan w:val="2"/>
            <w:vAlign w:val="center"/>
            <w:hideMark/>
          </w:tcPr>
          <w:p w:rsidR="00330D9D" w:rsidRDefault="00330D9D">
            <w:pPr>
              <w:contextualSpacing/>
              <w:rPr>
                <w:sz w:val="24"/>
                <w:szCs w:val="24"/>
              </w:rPr>
            </w:pPr>
            <w:r>
              <w:rPr>
                <w:rStyle w:val="CdigoHTML"/>
                <w:rFonts w:eastAsiaTheme="minorHAnsi"/>
                <w:color w:val="C7254E"/>
              </w:rPr>
              <w:t>  </w:t>
            </w:r>
            <w:r>
              <w:rPr>
                <w:rStyle w:val="CdigoHTML"/>
                <w:rFonts w:eastAsiaTheme="minorHAnsi"/>
              </w:rPr>
              <w:t>DELETE</w:t>
            </w:r>
            <w:r>
              <w:t> </w:t>
            </w:r>
            <w:r>
              <w:rPr>
                <w:rStyle w:val="CdigoHTML"/>
                <w:rFonts w:eastAsiaTheme="minorHAnsi"/>
              </w:rPr>
              <w:t>FROM</w:t>
            </w:r>
            <w:r>
              <w:t> </w:t>
            </w:r>
            <w:proofErr w:type="spellStart"/>
            <w:r>
              <w:rPr>
                <w:rStyle w:val="CdigoHTML"/>
                <w:rFonts w:eastAsiaTheme="minorHAnsi"/>
              </w:rPr>
              <w:t>hr.cliente</w:t>
            </w:r>
            <w:proofErr w:type="spellEnd"/>
            <w:r>
              <w:rPr>
                <w:rStyle w:val="CdigoHTML"/>
                <w:rFonts w:eastAsiaTheme="minorHAnsi"/>
              </w:rPr>
              <w:t> WHERE</w:t>
            </w:r>
            <w:r>
              <w:t> </w:t>
            </w:r>
            <w:r>
              <w:rPr>
                <w:rStyle w:val="CdigoHTML"/>
                <w:rFonts w:eastAsiaTheme="minorHAnsi"/>
              </w:rPr>
              <w:t>id=2;</w:t>
            </w:r>
          </w:p>
        </w:tc>
      </w:tr>
    </w:tbl>
    <w:p w:rsidR="00330D9D" w:rsidRDefault="00330D9D" w:rsidP="00330D9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920"/>
        <w:gridCol w:w="45"/>
      </w:tblGrid>
      <w:tr w:rsidR="00330D9D" w:rsidTr="00330D9D">
        <w:trPr>
          <w:gridAfter w:val="1"/>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3</w:t>
            </w:r>
          </w:p>
        </w:tc>
        <w:tc>
          <w:tcPr>
            <w:tcW w:w="0" w:type="auto"/>
            <w:vAlign w:val="center"/>
            <w:hideMark/>
          </w:tcPr>
          <w:p w:rsidR="00330D9D" w:rsidRDefault="00330D9D">
            <w:pPr>
              <w:contextualSpacing/>
              <w:rPr>
                <w:sz w:val="24"/>
                <w:szCs w:val="24"/>
              </w:rPr>
            </w:pPr>
            <w:r>
              <w:rPr>
                <w:rStyle w:val="CdigoHTML"/>
                <w:rFonts w:eastAsiaTheme="minorHAnsi"/>
              </w:rPr>
              <w:t>END;</w:t>
            </w:r>
          </w:p>
        </w:tc>
      </w:tr>
      <w:tr w:rsidR="00330D9D" w:rsidTr="00330D9D">
        <w:trPr>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1</w:t>
            </w:r>
          </w:p>
        </w:tc>
        <w:tc>
          <w:tcPr>
            <w:tcW w:w="0" w:type="auto"/>
            <w:gridSpan w:val="2"/>
            <w:vAlign w:val="center"/>
            <w:hideMark/>
          </w:tcPr>
          <w:p w:rsidR="00330D9D" w:rsidRDefault="00330D9D">
            <w:pPr>
              <w:contextualSpacing/>
              <w:rPr>
                <w:sz w:val="24"/>
                <w:szCs w:val="24"/>
              </w:rPr>
            </w:pPr>
            <w:r>
              <w:rPr>
                <w:rStyle w:val="CdigoHTML"/>
                <w:rFonts w:eastAsiaTheme="minorHAnsi"/>
              </w:rPr>
              <w:t>SELECT</w:t>
            </w:r>
            <w:r>
              <w:t> </w:t>
            </w:r>
            <w:r>
              <w:rPr>
                <w:rStyle w:val="CdigoHTML"/>
                <w:rFonts w:eastAsiaTheme="minorHAnsi"/>
              </w:rPr>
              <w:t>*</w:t>
            </w:r>
          </w:p>
        </w:tc>
      </w:tr>
    </w:tbl>
    <w:p w:rsidR="00330D9D" w:rsidRDefault="00330D9D" w:rsidP="00330D9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2046"/>
      </w:tblGrid>
      <w:tr w:rsidR="00330D9D" w:rsidTr="00330D9D">
        <w:trPr>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2</w:t>
            </w:r>
          </w:p>
        </w:tc>
        <w:tc>
          <w:tcPr>
            <w:tcW w:w="0" w:type="auto"/>
            <w:vAlign w:val="center"/>
            <w:hideMark/>
          </w:tcPr>
          <w:p w:rsidR="00330D9D" w:rsidRDefault="00330D9D">
            <w:pPr>
              <w:contextualSpacing/>
              <w:rPr>
                <w:sz w:val="24"/>
                <w:szCs w:val="24"/>
              </w:rPr>
            </w:pPr>
            <w:r>
              <w:rPr>
                <w:rStyle w:val="CdigoHTML"/>
                <w:rFonts w:eastAsiaTheme="minorHAnsi"/>
                <w:color w:val="C7254E"/>
              </w:rPr>
              <w:t>  </w:t>
            </w:r>
            <w:r>
              <w:rPr>
                <w:rStyle w:val="CdigoHTML"/>
                <w:rFonts w:eastAsiaTheme="minorHAnsi"/>
              </w:rPr>
              <w:t>FROM</w:t>
            </w:r>
            <w:r>
              <w:t> </w:t>
            </w:r>
            <w:proofErr w:type="spellStart"/>
            <w:r>
              <w:rPr>
                <w:rStyle w:val="CdigoHTML"/>
                <w:rFonts w:eastAsiaTheme="minorHAnsi"/>
              </w:rPr>
              <w:t>hr.cliente</w:t>
            </w:r>
            <w:proofErr w:type="spellEnd"/>
          </w:p>
        </w:tc>
      </w:tr>
    </w:tbl>
    <w:p w:rsidR="00330D9D" w:rsidRDefault="00330D9D" w:rsidP="00330D9D">
      <w:pPr>
        <w:pStyle w:val="Ttulo2"/>
        <w:spacing w:before="300" w:beforeAutospacing="0" w:after="150" w:afterAutospacing="0" w:line="540" w:lineRule="atLeast"/>
        <w:rPr>
          <w:rFonts w:ascii="Arial" w:hAnsi="Arial" w:cs="Arial"/>
          <w:color w:val="444444"/>
          <w:sz w:val="45"/>
          <w:szCs w:val="45"/>
        </w:rPr>
      </w:pPr>
      <w:r>
        <w:rPr>
          <w:rFonts w:ascii="Arial" w:hAnsi="Arial" w:cs="Arial"/>
          <w:color w:val="444444"/>
          <w:sz w:val="45"/>
          <w:szCs w:val="45"/>
        </w:rPr>
        <w:t>CURSOR IMPLÍCITO - SELECT</w:t>
      </w:r>
    </w:p>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En algunos casos necesitaremos realizar una sentencia SELECT. La única manera de manipular registros a través de una sentencia SELECT es usando cursores. En PL/SQL existen varios tipos de cursores, uno de los más sencillos de usar son los cursores implícitos a través de la sentencia FOR - LOOP.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8233"/>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01</w:t>
            </w:r>
          </w:p>
        </w:tc>
        <w:tc>
          <w:tcPr>
            <w:tcW w:w="0" w:type="auto"/>
            <w:vAlign w:val="center"/>
            <w:hideMark/>
          </w:tcPr>
          <w:p w:rsidR="00330D9D" w:rsidRDefault="00330D9D" w:rsidP="0058357D">
            <w:pPr>
              <w:contextualSpacing/>
              <w:rPr>
                <w:sz w:val="24"/>
                <w:szCs w:val="24"/>
              </w:rPr>
            </w:pPr>
            <w:r>
              <w:rPr>
                <w:rStyle w:val="CdigoHTML"/>
                <w:rFonts w:eastAsiaTheme="minorHAnsi"/>
              </w:rPr>
              <w:t>BEGIN</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02</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DBMS_OUTPUT.PUT_LINE('Mostrando los empleados con comisión mayor al 30%');</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8233"/>
        <w:gridCol w:w="45"/>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03</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 xml:space="preserve">-- Con la sentencia FOR </w:t>
            </w:r>
            <w:proofErr w:type="gramStart"/>
            <w:r>
              <w:rPr>
                <w:rStyle w:val="CdigoHTML"/>
                <w:rFonts w:eastAsiaTheme="minorHAnsi"/>
              </w:rPr>
              <w:t>..</w:t>
            </w:r>
            <w:proofErr w:type="gramEnd"/>
            <w:r>
              <w:rPr>
                <w:rStyle w:val="CdigoHTML"/>
                <w:rFonts w:eastAsiaTheme="minorHAnsi"/>
              </w:rPr>
              <w:t xml:space="preserve"> LOOP se pueden crear cursores implícitos</w:t>
            </w:r>
          </w:p>
        </w:tc>
      </w:tr>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04</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FOR</w:t>
            </w:r>
            <w:r>
              <w:t> </w:t>
            </w:r>
            <w:r>
              <w:rPr>
                <w:rStyle w:val="CdigoHTML"/>
                <w:rFonts w:eastAsiaTheme="minorHAnsi"/>
              </w:rPr>
              <w:t>V_REGISTRO IN</w:t>
            </w:r>
            <w:r>
              <w:t> </w:t>
            </w:r>
            <w:r>
              <w:rPr>
                <w:rStyle w:val="CdigoHTML"/>
                <w:rFonts w:eastAsiaTheme="minorHAnsi"/>
              </w:rPr>
              <w:t>(SELECT</w:t>
            </w:r>
            <w:r>
              <w:t> </w:t>
            </w:r>
            <w:proofErr w:type="spellStart"/>
            <w:r>
              <w:rPr>
                <w:rStyle w:val="CdigoHTML"/>
                <w:rFonts w:eastAsiaTheme="minorHAnsi"/>
              </w:rPr>
              <w:t>first_name</w:t>
            </w:r>
            <w:proofErr w:type="spellEnd"/>
            <w:r>
              <w:rPr>
                <w:rStyle w:val="CdigoHTML"/>
                <w:rFonts w:eastAsiaTheme="minorHAnsi"/>
              </w:rPr>
              <w:t xml:space="preserve">, </w:t>
            </w:r>
            <w:proofErr w:type="spellStart"/>
            <w:r>
              <w:rPr>
                <w:rStyle w:val="CdigoHTML"/>
                <w:rFonts w:eastAsiaTheme="minorHAnsi"/>
              </w:rPr>
              <w:t>last_name</w:t>
            </w:r>
            <w:proofErr w:type="spellEnd"/>
            <w:r>
              <w:rPr>
                <w:rStyle w:val="CdigoHTML"/>
                <w:rFonts w:eastAsiaTheme="minorHAnsi"/>
              </w:rPr>
              <w:t xml:space="preserve">, </w:t>
            </w:r>
            <w:proofErr w:type="spellStart"/>
            <w:r>
              <w:rPr>
                <w:rStyle w:val="CdigoHTML"/>
                <w:rFonts w:eastAsiaTheme="minorHAnsi"/>
              </w:rPr>
              <w:t>commission_pct</w:t>
            </w:r>
            <w:proofErr w:type="spellEnd"/>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841"/>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05</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FROM</w:t>
            </w:r>
            <w:r>
              <w:t> </w:t>
            </w:r>
            <w:proofErr w:type="spellStart"/>
            <w:r>
              <w:rPr>
                <w:rStyle w:val="CdigoHTML"/>
                <w:rFonts w:eastAsiaTheme="minorHAnsi"/>
              </w:rPr>
              <w:t>hr.employees</w:t>
            </w:r>
            <w:proofErr w:type="spellEnd"/>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06</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WHERE</w:t>
            </w:r>
            <w:r>
              <w:t> </w:t>
            </w:r>
            <w:proofErr w:type="spellStart"/>
            <w:r>
              <w:rPr>
                <w:rStyle w:val="CdigoHTML"/>
                <w:rFonts w:eastAsiaTheme="minorHAnsi"/>
              </w:rPr>
              <w:t>commission_pct</w:t>
            </w:r>
            <w:proofErr w:type="spellEnd"/>
            <w:r>
              <w:rPr>
                <w:rStyle w:val="CdigoHTML"/>
                <w:rFonts w:eastAsiaTheme="minorHAnsi"/>
              </w:rPr>
              <w:t xml:space="preserve"> &gt; 0.3)</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232"/>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lastRenderedPageBreak/>
              <w:t>07</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LOOP</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08</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--El bloque LOOP ... END LOOP; ejecutará el mismo código</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
        <w:gridCol w:w="35"/>
        <w:gridCol w:w="8240"/>
        <w:gridCol w:w="45"/>
      </w:tblGrid>
      <w:tr w:rsidR="00330D9D" w:rsidTr="00330D9D">
        <w:trPr>
          <w:gridAfter w:val="1"/>
          <w:tblCellSpacing w:w="15" w:type="dxa"/>
        </w:trPr>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09</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 por cada registro de la sentencia SELECT del LOOP</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10</w:t>
            </w:r>
          </w:p>
        </w:tc>
        <w:tc>
          <w:tcPr>
            <w:tcW w:w="0" w:type="auto"/>
            <w:gridSpan w:val="3"/>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DBMS_OUTPUT.PUT_LINE('======================================================');</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641"/>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11</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DBMS_OUTPUT.PUT_LINE('Nombres: '</w:t>
            </w:r>
            <w:r>
              <w:t> </w:t>
            </w:r>
            <w:r>
              <w:rPr>
                <w:rStyle w:val="CdigoHTML"/>
                <w:rFonts w:eastAsiaTheme="minorHAnsi"/>
              </w:rPr>
              <w:t xml:space="preserve">|| </w:t>
            </w:r>
            <w:proofErr w:type="spellStart"/>
            <w:r>
              <w:rPr>
                <w:rStyle w:val="CdigoHTML"/>
                <w:rFonts w:eastAsiaTheme="minorHAnsi"/>
              </w:rPr>
              <w:t>V_REGISTRO.first_name</w:t>
            </w:r>
            <w:proofErr w:type="spellEnd"/>
            <w:r>
              <w:rPr>
                <w:rStyle w:val="CdigoHTML"/>
                <w:rFonts w:eastAsiaTheme="minorHAnsi"/>
              </w:rPr>
              <w:t>);</w:t>
            </w:r>
          </w:p>
        </w:tc>
      </w:tr>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12</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DBMS_OUTPUT.PUT_LINE('Apellidos: '</w:t>
            </w:r>
            <w:r>
              <w:t> </w:t>
            </w:r>
            <w:r>
              <w:rPr>
                <w:rStyle w:val="CdigoHTML"/>
                <w:rFonts w:eastAsiaTheme="minorHAnsi"/>
              </w:rPr>
              <w:t xml:space="preserve">|| </w:t>
            </w:r>
            <w:proofErr w:type="spellStart"/>
            <w:r>
              <w:rPr>
                <w:rStyle w:val="CdigoHTML"/>
                <w:rFonts w:eastAsiaTheme="minorHAnsi"/>
              </w:rPr>
              <w:t>V_REGISTRO.last_name</w:t>
            </w:r>
            <w:proofErr w:type="spellEnd"/>
            <w:r>
              <w:rPr>
                <w:rStyle w:val="CdigoHTML"/>
                <w:rFonts w:eastAsiaTheme="minorHAnsi"/>
              </w:rPr>
              <w:t>);</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8233"/>
        <w:gridCol w:w="45"/>
      </w:tblGrid>
      <w:tr w:rsidR="00330D9D" w:rsidTr="00330D9D">
        <w:trPr>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13</w:t>
            </w:r>
          </w:p>
        </w:tc>
        <w:tc>
          <w:tcPr>
            <w:tcW w:w="0" w:type="auto"/>
            <w:gridSpan w:val="2"/>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DBMS_OUTPUT.PUT_LINE('Comisión: '</w:t>
            </w:r>
            <w:r>
              <w:t> </w:t>
            </w:r>
            <w:r>
              <w:rPr>
                <w:rStyle w:val="CdigoHTML"/>
                <w:rFonts w:eastAsiaTheme="minorHAnsi"/>
              </w:rPr>
              <w:t>|| (</w:t>
            </w:r>
            <w:proofErr w:type="spellStart"/>
            <w:r>
              <w:rPr>
                <w:rStyle w:val="CdigoHTML"/>
                <w:rFonts w:eastAsiaTheme="minorHAnsi"/>
              </w:rPr>
              <w:t>V_REGISTRO.commission_pct</w:t>
            </w:r>
            <w:proofErr w:type="spellEnd"/>
            <w:r>
              <w:rPr>
                <w:rStyle w:val="CdigoHTML"/>
                <w:rFonts w:eastAsiaTheme="minorHAnsi"/>
              </w:rPr>
              <w:t>*100) || '%');</w:t>
            </w:r>
          </w:p>
        </w:tc>
      </w:tr>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14</w:t>
            </w:r>
          </w:p>
        </w:tc>
        <w:tc>
          <w:tcPr>
            <w:tcW w:w="0" w:type="auto"/>
            <w:vAlign w:val="center"/>
            <w:hideMark/>
          </w:tcPr>
          <w:p w:rsidR="00330D9D" w:rsidRDefault="00330D9D" w:rsidP="0058357D">
            <w:pPr>
              <w:contextualSpacing/>
              <w:rPr>
                <w:sz w:val="24"/>
                <w:szCs w:val="24"/>
              </w:rPr>
            </w:pPr>
            <w:r>
              <w:rPr>
                <w:rStyle w:val="CdigoHTML"/>
                <w:rFonts w:eastAsiaTheme="minorHAnsi"/>
                <w:color w:val="C7254E"/>
              </w:rPr>
              <w:t>  </w:t>
            </w:r>
            <w:r>
              <w:rPr>
                <w:rStyle w:val="CdigoHTML"/>
                <w:rFonts w:eastAsiaTheme="minorHAnsi"/>
              </w:rPr>
              <w:t>END</w:t>
            </w:r>
            <w:r>
              <w:t> </w:t>
            </w:r>
            <w:r>
              <w:rPr>
                <w:rStyle w:val="CdigoHTML"/>
                <w:rFonts w:eastAsiaTheme="minorHAnsi"/>
              </w:rPr>
              <w:t>LOOP;</w:t>
            </w:r>
          </w:p>
        </w:tc>
      </w:tr>
    </w:tbl>
    <w:p w:rsidR="00330D9D" w:rsidRDefault="00330D9D" w:rsidP="0058357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1"/>
        <w:gridCol w:w="3855"/>
        <w:gridCol w:w="45"/>
      </w:tblGrid>
      <w:tr w:rsidR="00330D9D" w:rsidTr="00330D9D">
        <w:trPr>
          <w:gridAfter w:val="1"/>
          <w:tblCellSpacing w:w="15" w:type="dxa"/>
        </w:trPr>
        <w:tc>
          <w:tcPr>
            <w:tcW w:w="0" w:type="auto"/>
            <w:vAlign w:val="center"/>
            <w:hideMark/>
          </w:tcPr>
          <w:p w:rsidR="00330D9D" w:rsidRDefault="00330D9D" w:rsidP="0058357D">
            <w:pPr>
              <w:contextualSpacing/>
              <w:rPr>
                <w:sz w:val="24"/>
                <w:szCs w:val="24"/>
              </w:rPr>
            </w:pPr>
            <w:r>
              <w:rPr>
                <w:rStyle w:val="CdigoHTML"/>
                <w:rFonts w:eastAsiaTheme="minorHAnsi"/>
                <w:color w:val="C7254E"/>
              </w:rPr>
              <w:t>15</w:t>
            </w:r>
          </w:p>
        </w:tc>
        <w:tc>
          <w:tcPr>
            <w:tcW w:w="0" w:type="auto"/>
            <w:vAlign w:val="center"/>
            <w:hideMark/>
          </w:tcPr>
          <w:p w:rsidR="00330D9D" w:rsidRDefault="00330D9D" w:rsidP="0058357D">
            <w:pPr>
              <w:contextualSpacing/>
              <w:rPr>
                <w:sz w:val="24"/>
                <w:szCs w:val="24"/>
              </w:rPr>
            </w:pPr>
            <w:r>
              <w:rPr>
                <w:rStyle w:val="CdigoHTML"/>
                <w:rFonts w:eastAsiaTheme="minorHAnsi"/>
              </w:rPr>
              <w:t>END;</w:t>
            </w:r>
          </w:p>
        </w:tc>
      </w:tr>
      <w:tr w:rsidR="00330D9D" w:rsidTr="00330D9D">
        <w:trPr>
          <w:tblCellSpacing w:w="15" w:type="dxa"/>
        </w:trPr>
        <w:tc>
          <w:tcPr>
            <w:tcW w:w="0" w:type="auto"/>
            <w:gridSpan w:val="3"/>
            <w:vAlign w:val="center"/>
            <w:hideMark/>
          </w:tcPr>
          <w:p w:rsidR="00330D9D" w:rsidRDefault="00330D9D">
            <w:pPr>
              <w:rPr>
                <w:sz w:val="24"/>
                <w:szCs w:val="24"/>
              </w:rPr>
            </w:pPr>
            <w:r>
              <w:rPr>
                <w:rStyle w:val="CdigoHTML"/>
                <w:rFonts w:eastAsiaTheme="minorHAnsi"/>
              </w:rPr>
              <w:t>Mostrando los empleados con comisión mayor al 30%</w:t>
            </w:r>
          </w:p>
        </w:tc>
      </w:tr>
    </w:tbl>
    <w:p w:rsidR="00330D9D" w:rsidRDefault="00330D9D" w:rsidP="00330D9D">
      <w:pPr>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27"/>
        <w:gridCol w:w="45"/>
      </w:tblGrid>
      <w:tr w:rsidR="00330D9D" w:rsidTr="00330D9D">
        <w:trPr>
          <w:tblCellSpacing w:w="15" w:type="dxa"/>
        </w:trPr>
        <w:tc>
          <w:tcPr>
            <w:tcW w:w="0" w:type="auto"/>
            <w:gridSpan w:val="2"/>
            <w:vAlign w:val="center"/>
            <w:hideMark/>
          </w:tcPr>
          <w:p w:rsidR="00330D9D" w:rsidRDefault="00330D9D">
            <w:pPr>
              <w:rPr>
                <w:sz w:val="24"/>
                <w:szCs w:val="24"/>
              </w:rPr>
            </w:pPr>
            <w:r>
              <w:rPr>
                <w:rStyle w:val="CdigoHTML"/>
                <w:rFonts w:eastAsiaTheme="minorHAnsi"/>
              </w:rPr>
              <w:t>======================================================</w:t>
            </w:r>
          </w:p>
        </w:tc>
      </w:tr>
      <w:tr w:rsidR="00330D9D" w:rsidTr="00330D9D">
        <w:trPr>
          <w:gridAfter w:val="1"/>
          <w:tblCellSpacing w:w="15" w:type="dxa"/>
        </w:trPr>
        <w:tc>
          <w:tcPr>
            <w:tcW w:w="0" w:type="auto"/>
            <w:vAlign w:val="center"/>
            <w:hideMark/>
          </w:tcPr>
          <w:p w:rsidR="00330D9D" w:rsidRDefault="00330D9D">
            <w:pPr>
              <w:rPr>
                <w:sz w:val="24"/>
                <w:szCs w:val="24"/>
              </w:rPr>
            </w:pPr>
            <w:r>
              <w:rPr>
                <w:rStyle w:val="CdigoHTML"/>
                <w:rFonts w:eastAsiaTheme="minorHAnsi"/>
              </w:rPr>
              <w:t>Nombres: John</w:t>
            </w:r>
          </w:p>
        </w:tc>
      </w:tr>
    </w:tbl>
    <w:p w:rsidR="00330D9D" w:rsidRDefault="00330D9D" w:rsidP="00330D9D">
      <w:pPr>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6"/>
        <w:gridCol w:w="45"/>
      </w:tblGrid>
      <w:tr w:rsidR="00330D9D" w:rsidTr="00330D9D">
        <w:trPr>
          <w:tblCellSpacing w:w="15" w:type="dxa"/>
        </w:trPr>
        <w:tc>
          <w:tcPr>
            <w:tcW w:w="0" w:type="auto"/>
            <w:gridSpan w:val="2"/>
            <w:vAlign w:val="center"/>
            <w:hideMark/>
          </w:tcPr>
          <w:p w:rsidR="00330D9D" w:rsidRDefault="00330D9D">
            <w:pPr>
              <w:rPr>
                <w:sz w:val="24"/>
                <w:szCs w:val="24"/>
              </w:rPr>
            </w:pPr>
            <w:r>
              <w:rPr>
                <w:rStyle w:val="CdigoHTML"/>
                <w:rFonts w:eastAsiaTheme="minorHAnsi"/>
              </w:rPr>
              <w:t>Apellidos: Russell</w:t>
            </w:r>
          </w:p>
        </w:tc>
      </w:tr>
      <w:tr w:rsidR="00330D9D" w:rsidTr="00330D9D">
        <w:trPr>
          <w:gridAfter w:val="1"/>
          <w:tblCellSpacing w:w="15" w:type="dxa"/>
        </w:trPr>
        <w:tc>
          <w:tcPr>
            <w:tcW w:w="0" w:type="auto"/>
            <w:vAlign w:val="center"/>
            <w:hideMark/>
          </w:tcPr>
          <w:p w:rsidR="00330D9D" w:rsidRDefault="00330D9D">
            <w:pPr>
              <w:rPr>
                <w:sz w:val="24"/>
                <w:szCs w:val="24"/>
              </w:rPr>
            </w:pPr>
            <w:r>
              <w:rPr>
                <w:rStyle w:val="CdigoHTML"/>
                <w:rFonts w:eastAsiaTheme="minorHAnsi"/>
              </w:rPr>
              <w:t>Comisión: 40%</w:t>
            </w:r>
          </w:p>
        </w:tc>
      </w:tr>
    </w:tbl>
    <w:p w:rsidR="00330D9D" w:rsidRDefault="00330D9D" w:rsidP="00330D9D">
      <w:pPr>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27"/>
        <w:gridCol w:w="45"/>
      </w:tblGrid>
      <w:tr w:rsidR="00330D9D" w:rsidTr="00330D9D">
        <w:trPr>
          <w:tblCellSpacing w:w="15" w:type="dxa"/>
        </w:trPr>
        <w:tc>
          <w:tcPr>
            <w:tcW w:w="0" w:type="auto"/>
            <w:gridSpan w:val="2"/>
            <w:vAlign w:val="center"/>
            <w:hideMark/>
          </w:tcPr>
          <w:p w:rsidR="00330D9D" w:rsidRDefault="00330D9D">
            <w:pPr>
              <w:rPr>
                <w:sz w:val="24"/>
                <w:szCs w:val="24"/>
              </w:rPr>
            </w:pPr>
            <w:r>
              <w:rPr>
                <w:rStyle w:val="CdigoHTML"/>
                <w:rFonts w:eastAsiaTheme="minorHAnsi"/>
              </w:rPr>
              <w:t>======================================================</w:t>
            </w:r>
          </w:p>
        </w:tc>
      </w:tr>
      <w:tr w:rsidR="00330D9D" w:rsidTr="00330D9D">
        <w:trPr>
          <w:gridAfter w:val="1"/>
          <w:tblCellSpacing w:w="15" w:type="dxa"/>
        </w:trPr>
        <w:tc>
          <w:tcPr>
            <w:tcW w:w="0" w:type="auto"/>
            <w:vAlign w:val="center"/>
            <w:hideMark/>
          </w:tcPr>
          <w:p w:rsidR="00330D9D" w:rsidRDefault="00330D9D">
            <w:pPr>
              <w:rPr>
                <w:sz w:val="24"/>
                <w:szCs w:val="24"/>
              </w:rPr>
            </w:pPr>
            <w:r>
              <w:rPr>
                <w:rStyle w:val="CdigoHTML"/>
                <w:rFonts w:eastAsiaTheme="minorHAnsi"/>
              </w:rPr>
              <w:t xml:space="preserve">Nombres: </w:t>
            </w:r>
            <w:proofErr w:type="spellStart"/>
            <w:r>
              <w:rPr>
                <w:rStyle w:val="CdigoHTML"/>
                <w:rFonts w:eastAsiaTheme="minorHAnsi"/>
              </w:rPr>
              <w:t>Janette</w:t>
            </w:r>
            <w:proofErr w:type="spellEnd"/>
          </w:p>
        </w:tc>
      </w:tr>
    </w:tbl>
    <w:p w:rsidR="00330D9D" w:rsidRDefault="00330D9D" w:rsidP="00330D9D">
      <w:pPr>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6"/>
        <w:gridCol w:w="45"/>
      </w:tblGrid>
      <w:tr w:rsidR="00330D9D" w:rsidTr="00330D9D">
        <w:trPr>
          <w:tblCellSpacing w:w="15" w:type="dxa"/>
        </w:trPr>
        <w:tc>
          <w:tcPr>
            <w:tcW w:w="0" w:type="auto"/>
            <w:gridSpan w:val="2"/>
            <w:vAlign w:val="center"/>
            <w:hideMark/>
          </w:tcPr>
          <w:p w:rsidR="00330D9D" w:rsidRDefault="00330D9D">
            <w:pPr>
              <w:rPr>
                <w:sz w:val="24"/>
                <w:szCs w:val="24"/>
              </w:rPr>
            </w:pPr>
            <w:r>
              <w:rPr>
                <w:rStyle w:val="CdigoHTML"/>
                <w:rFonts w:eastAsiaTheme="minorHAnsi"/>
              </w:rPr>
              <w:t>Apellidos: King</w:t>
            </w:r>
          </w:p>
        </w:tc>
      </w:tr>
      <w:tr w:rsidR="00330D9D" w:rsidTr="00330D9D">
        <w:trPr>
          <w:gridAfter w:val="1"/>
          <w:tblCellSpacing w:w="15" w:type="dxa"/>
        </w:trPr>
        <w:tc>
          <w:tcPr>
            <w:tcW w:w="0" w:type="auto"/>
            <w:vAlign w:val="center"/>
            <w:hideMark/>
          </w:tcPr>
          <w:p w:rsidR="00330D9D" w:rsidRDefault="00330D9D">
            <w:pPr>
              <w:rPr>
                <w:sz w:val="24"/>
                <w:szCs w:val="24"/>
              </w:rPr>
            </w:pPr>
            <w:r>
              <w:rPr>
                <w:rStyle w:val="CdigoHTML"/>
                <w:rFonts w:eastAsiaTheme="minorHAnsi"/>
              </w:rPr>
              <w:t>Comisión: 35%</w:t>
            </w:r>
          </w:p>
        </w:tc>
      </w:tr>
    </w:tbl>
    <w:p w:rsidR="00330D9D" w:rsidRDefault="00330D9D" w:rsidP="00330D9D">
      <w:pPr>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27"/>
        <w:gridCol w:w="45"/>
      </w:tblGrid>
      <w:tr w:rsidR="00330D9D" w:rsidTr="00330D9D">
        <w:trPr>
          <w:tblCellSpacing w:w="15" w:type="dxa"/>
        </w:trPr>
        <w:tc>
          <w:tcPr>
            <w:tcW w:w="0" w:type="auto"/>
            <w:gridSpan w:val="2"/>
            <w:vAlign w:val="center"/>
            <w:hideMark/>
          </w:tcPr>
          <w:p w:rsidR="00330D9D" w:rsidRDefault="00330D9D">
            <w:pPr>
              <w:rPr>
                <w:sz w:val="24"/>
                <w:szCs w:val="24"/>
              </w:rPr>
            </w:pPr>
            <w:r>
              <w:rPr>
                <w:rStyle w:val="CdigoHTML"/>
                <w:rFonts w:eastAsiaTheme="minorHAnsi"/>
              </w:rPr>
              <w:t>======================================================</w:t>
            </w:r>
          </w:p>
        </w:tc>
      </w:tr>
      <w:tr w:rsidR="00330D9D" w:rsidTr="00330D9D">
        <w:trPr>
          <w:gridAfter w:val="1"/>
          <w:tblCellSpacing w:w="15" w:type="dxa"/>
        </w:trPr>
        <w:tc>
          <w:tcPr>
            <w:tcW w:w="0" w:type="auto"/>
            <w:vAlign w:val="center"/>
            <w:hideMark/>
          </w:tcPr>
          <w:p w:rsidR="00330D9D" w:rsidRDefault="00330D9D">
            <w:pPr>
              <w:rPr>
                <w:sz w:val="24"/>
                <w:szCs w:val="24"/>
              </w:rPr>
            </w:pPr>
            <w:r>
              <w:rPr>
                <w:rStyle w:val="CdigoHTML"/>
                <w:rFonts w:eastAsiaTheme="minorHAnsi"/>
              </w:rPr>
              <w:t>Nombres: Patrick</w:t>
            </w:r>
          </w:p>
        </w:tc>
      </w:tr>
    </w:tbl>
    <w:p w:rsidR="00330D9D" w:rsidRDefault="00330D9D" w:rsidP="00330D9D">
      <w:pPr>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6"/>
        <w:gridCol w:w="45"/>
      </w:tblGrid>
      <w:tr w:rsidR="00330D9D" w:rsidTr="00330D9D">
        <w:trPr>
          <w:tblCellSpacing w:w="15" w:type="dxa"/>
        </w:trPr>
        <w:tc>
          <w:tcPr>
            <w:tcW w:w="0" w:type="auto"/>
            <w:gridSpan w:val="2"/>
            <w:vAlign w:val="center"/>
            <w:hideMark/>
          </w:tcPr>
          <w:p w:rsidR="00330D9D" w:rsidRDefault="00330D9D">
            <w:pPr>
              <w:rPr>
                <w:sz w:val="24"/>
                <w:szCs w:val="24"/>
              </w:rPr>
            </w:pPr>
            <w:r>
              <w:rPr>
                <w:rStyle w:val="CdigoHTML"/>
                <w:rFonts w:eastAsiaTheme="minorHAnsi"/>
              </w:rPr>
              <w:t xml:space="preserve">Apellidos: </w:t>
            </w:r>
            <w:proofErr w:type="spellStart"/>
            <w:r>
              <w:rPr>
                <w:rStyle w:val="CdigoHTML"/>
                <w:rFonts w:eastAsiaTheme="minorHAnsi"/>
              </w:rPr>
              <w:t>Sully</w:t>
            </w:r>
            <w:proofErr w:type="spellEnd"/>
          </w:p>
        </w:tc>
      </w:tr>
      <w:tr w:rsidR="00330D9D" w:rsidTr="00330D9D">
        <w:trPr>
          <w:gridAfter w:val="1"/>
          <w:tblCellSpacing w:w="15" w:type="dxa"/>
        </w:trPr>
        <w:tc>
          <w:tcPr>
            <w:tcW w:w="0" w:type="auto"/>
            <w:vAlign w:val="center"/>
            <w:hideMark/>
          </w:tcPr>
          <w:p w:rsidR="00330D9D" w:rsidRDefault="00330D9D">
            <w:pPr>
              <w:rPr>
                <w:sz w:val="24"/>
                <w:szCs w:val="24"/>
              </w:rPr>
            </w:pPr>
            <w:r>
              <w:rPr>
                <w:rStyle w:val="CdigoHTML"/>
                <w:rFonts w:eastAsiaTheme="minorHAnsi"/>
              </w:rPr>
              <w:t>Comisión: 35%</w:t>
            </w:r>
          </w:p>
        </w:tc>
      </w:tr>
    </w:tbl>
    <w:p w:rsidR="00330D9D" w:rsidRDefault="00330D9D" w:rsidP="00330D9D">
      <w:pPr>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27"/>
        <w:gridCol w:w="45"/>
      </w:tblGrid>
      <w:tr w:rsidR="00330D9D" w:rsidTr="00330D9D">
        <w:trPr>
          <w:tblCellSpacing w:w="15" w:type="dxa"/>
        </w:trPr>
        <w:tc>
          <w:tcPr>
            <w:tcW w:w="0" w:type="auto"/>
            <w:gridSpan w:val="2"/>
            <w:vAlign w:val="center"/>
            <w:hideMark/>
          </w:tcPr>
          <w:p w:rsidR="00330D9D" w:rsidRDefault="00330D9D">
            <w:pPr>
              <w:rPr>
                <w:sz w:val="24"/>
                <w:szCs w:val="24"/>
              </w:rPr>
            </w:pPr>
            <w:r>
              <w:rPr>
                <w:rStyle w:val="CdigoHTML"/>
                <w:rFonts w:eastAsiaTheme="minorHAnsi"/>
              </w:rPr>
              <w:t>======================================================</w:t>
            </w:r>
          </w:p>
        </w:tc>
      </w:tr>
      <w:tr w:rsidR="00330D9D" w:rsidTr="00330D9D">
        <w:trPr>
          <w:gridAfter w:val="1"/>
          <w:tblCellSpacing w:w="15" w:type="dxa"/>
        </w:trPr>
        <w:tc>
          <w:tcPr>
            <w:tcW w:w="0" w:type="auto"/>
            <w:vAlign w:val="center"/>
            <w:hideMark/>
          </w:tcPr>
          <w:p w:rsidR="00330D9D" w:rsidRDefault="00330D9D">
            <w:pPr>
              <w:rPr>
                <w:sz w:val="24"/>
                <w:szCs w:val="24"/>
              </w:rPr>
            </w:pPr>
            <w:r>
              <w:rPr>
                <w:rStyle w:val="CdigoHTML"/>
                <w:rFonts w:eastAsiaTheme="minorHAnsi"/>
              </w:rPr>
              <w:t>Nombres: Allan</w:t>
            </w:r>
          </w:p>
        </w:tc>
      </w:tr>
    </w:tbl>
    <w:p w:rsidR="00330D9D" w:rsidRDefault="00330D9D" w:rsidP="00330D9D">
      <w:pPr>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gridCol w:w="45"/>
      </w:tblGrid>
      <w:tr w:rsidR="00330D9D" w:rsidTr="00330D9D">
        <w:trPr>
          <w:tblCellSpacing w:w="15" w:type="dxa"/>
        </w:trPr>
        <w:tc>
          <w:tcPr>
            <w:tcW w:w="0" w:type="auto"/>
            <w:gridSpan w:val="2"/>
            <w:vAlign w:val="center"/>
            <w:hideMark/>
          </w:tcPr>
          <w:p w:rsidR="00330D9D" w:rsidRDefault="00330D9D">
            <w:pPr>
              <w:rPr>
                <w:sz w:val="24"/>
                <w:szCs w:val="24"/>
              </w:rPr>
            </w:pPr>
            <w:r>
              <w:rPr>
                <w:rStyle w:val="CdigoHTML"/>
                <w:rFonts w:eastAsiaTheme="minorHAnsi"/>
              </w:rPr>
              <w:t xml:space="preserve">Apellidos: </w:t>
            </w:r>
            <w:proofErr w:type="spellStart"/>
            <w:r>
              <w:rPr>
                <w:rStyle w:val="CdigoHTML"/>
                <w:rFonts w:eastAsiaTheme="minorHAnsi"/>
              </w:rPr>
              <w:t>McEwen</w:t>
            </w:r>
            <w:proofErr w:type="spellEnd"/>
          </w:p>
        </w:tc>
      </w:tr>
      <w:tr w:rsidR="00330D9D" w:rsidTr="00330D9D">
        <w:trPr>
          <w:gridAfter w:val="1"/>
          <w:tblCellSpacing w:w="15" w:type="dxa"/>
        </w:trPr>
        <w:tc>
          <w:tcPr>
            <w:tcW w:w="0" w:type="auto"/>
            <w:vAlign w:val="center"/>
            <w:hideMark/>
          </w:tcPr>
          <w:p w:rsidR="00330D9D" w:rsidRDefault="00330D9D">
            <w:pPr>
              <w:rPr>
                <w:sz w:val="24"/>
                <w:szCs w:val="24"/>
              </w:rPr>
            </w:pPr>
            <w:r>
              <w:rPr>
                <w:rStyle w:val="CdigoHTML"/>
                <w:rFonts w:eastAsiaTheme="minorHAnsi"/>
              </w:rPr>
              <w:t>Comisión: 35%</w:t>
            </w:r>
          </w:p>
        </w:tc>
      </w:tr>
    </w:tbl>
    <w:p w:rsidR="00330D9D" w:rsidRDefault="00330D9D" w:rsidP="00330D9D">
      <w:pPr>
        <w:rPr>
          <w:rFonts w:ascii="Arial" w:hAnsi="Arial" w:cs="Arial"/>
          <w:color w:val="444444"/>
          <w:sz w:val="21"/>
          <w:szCs w:val="21"/>
        </w:rPr>
      </w:pPr>
      <w:r>
        <w:rPr>
          <w:rFonts w:ascii="Arial" w:hAnsi="Arial" w:cs="Arial"/>
          <w:color w:val="444444"/>
          <w:sz w:val="21"/>
          <w:szCs w:val="21"/>
        </w:rPr>
        <w:t xml:space="preserve">Se debe declarar una variable entre las cláusula FOR </w:t>
      </w:r>
      <w:proofErr w:type="gramStart"/>
      <w:r>
        <w:rPr>
          <w:rFonts w:ascii="Arial" w:hAnsi="Arial" w:cs="Arial"/>
          <w:color w:val="444444"/>
          <w:sz w:val="21"/>
          <w:szCs w:val="21"/>
        </w:rPr>
        <w:t>..</w:t>
      </w:r>
      <w:proofErr w:type="gramEnd"/>
      <w:r>
        <w:rPr>
          <w:rFonts w:ascii="Arial" w:hAnsi="Arial" w:cs="Arial"/>
          <w:color w:val="444444"/>
          <w:sz w:val="21"/>
          <w:szCs w:val="21"/>
        </w:rPr>
        <w:t xml:space="preserve"> IN, ésta variable puede ser utilizada dentro del bloque LOOP </w:t>
      </w:r>
      <w:proofErr w:type="gramStart"/>
      <w:r>
        <w:rPr>
          <w:rFonts w:ascii="Arial" w:hAnsi="Arial" w:cs="Arial"/>
          <w:color w:val="444444"/>
          <w:sz w:val="21"/>
          <w:szCs w:val="21"/>
        </w:rPr>
        <w:t>..</w:t>
      </w:r>
      <w:proofErr w:type="gramEnd"/>
      <w:r>
        <w:rPr>
          <w:rFonts w:ascii="Arial" w:hAnsi="Arial" w:cs="Arial"/>
          <w:color w:val="444444"/>
          <w:sz w:val="21"/>
          <w:szCs w:val="21"/>
        </w:rPr>
        <w:t xml:space="preserve"> END LOOP para apuntar a las columnas seleccionadas en la cláusula SELECT.</w:t>
      </w:r>
    </w:p>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lastRenderedPageBreak/>
        <w:t>En el ejemplo anterior, la sentencia de control FOOR</w:t>
      </w:r>
      <w:proofErr w:type="gramStart"/>
      <w:r>
        <w:rPr>
          <w:rFonts w:ascii="Arial" w:hAnsi="Arial" w:cs="Arial"/>
          <w:color w:val="444444"/>
          <w:sz w:val="21"/>
          <w:szCs w:val="21"/>
        </w:rPr>
        <w:t>..</w:t>
      </w:r>
      <w:proofErr w:type="gramEnd"/>
      <w:r>
        <w:rPr>
          <w:rFonts w:ascii="Arial" w:hAnsi="Arial" w:cs="Arial"/>
          <w:color w:val="444444"/>
          <w:sz w:val="21"/>
          <w:szCs w:val="21"/>
        </w:rPr>
        <w:t xml:space="preserve"> LOOP sirve para "recorrer" todos los registros obtenidos de una sentencia SQL (SELECT </w:t>
      </w:r>
      <w:proofErr w:type="spellStart"/>
      <w:r>
        <w:rPr>
          <w:rFonts w:ascii="Arial" w:hAnsi="Arial" w:cs="Arial"/>
          <w:color w:val="444444"/>
          <w:sz w:val="21"/>
          <w:szCs w:val="21"/>
        </w:rPr>
        <w:t>first_name</w:t>
      </w:r>
      <w:proofErr w:type="spellEnd"/>
      <w:r>
        <w:rPr>
          <w:rFonts w:ascii="Arial" w:hAnsi="Arial" w:cs="Arial"/>
          <w:color w:val="444444"/>
          <w:sz w:val="21"/>
          <w:szCs w:val="21"/>
        </w:rPr>
        <w:t xml:space="preserve">, </w:t>
      </w:r>
      <w:proofErr w:type="spellStart"/>
      <w:r>
        <w:rPr>
          <w:rFonts w:ascii="Arial" w:hAnsi="Arial" w:cs="Arial"/>
          <w:color w:val="444444"/>
          <w:sz w:val="21"/>
          <w:szCs w:val="21"/>
        </w:rPr>
        <w:t>last_name</w:t>
      </w:r>
      <w:proofErr w:type="spellEnd"/>
      <w:r>
        <w:rPr>
          <w:rFonts w:ascii="Arial" w:hAnsi="Arial" w:cs="Arial"/>
          <w:color w:val="444444"/>
          <w:sz w:val="21"/>
          <w:szCs w:val="21"/>
        </w:rPr>
        <w:t xml:space="preserve">, </w:t>
      </w:r>
      <w:proofErr w:type="spellStart"/>
      <w:r>
        <w:rPr>
          <w:rFonts w:ascii="Arial" w:hAnsi="Arial" w:cs="Arial"/>
          <w:color w:val="444444"/>
          <w:sz w:val="21"/>
          <w:szCs w:val="21"/>
        </w:rPr>
        <w:t>commission_pct</w:t>
      </w:r>
      <w:proofErr w:type="spellEnd"/>
      <w:r>
        <w:rPr>
          <w:rFonts w:ascii="Arial" w:hAnsi="Arial" w:cs="Arial"/>
          <w:color w:val="444444"/>
          <w:sz w:val="21"/>
          <w:szCs w:val="21"/>
        </w:rPr>
        <w:t xml:space="preserve"> FROM </w:t>
      </w:r>
      <w:proofErr w:type="spellStart"/>
      <w:r>
        <w:rPr>
          <w:rFonts w:ascii="Arial" w:hAnsi="Arial" w:cs="Arial"/>
          <w:color w:val="444444"/>
          <w:sz w:val="21"/>
          <w:szCs w:val="21"/>
        </w:rPr>
        <w:t>hr.employees</w:t>
      </w:r>
      <w:proofErr w:type="spellEnd"/>
      <w:r>
        <w:rPr>
          <w:rFonts w:ascii="Arial" w:hAnsi="Arial" w:cs="Arial"/>
          <w:color w:val="444444"/>
          <w:sz w:val="21"/>
          <w:szCs w:val="21"/>
        </w:rPr>
        <w:t xml:space="preserve"> WHERE </w:t>
      </w:r>
      <w:proofErr w:type="spellStart"/>
      <w:r>
        <w:rPr>
          <w:rFonts w:ascii="Arial" w:hAnsi="Arial" w:cs="Arial"/>
          <w:color w:val="444444"/>
          <w:sz w:val="21"/>
          <w:szCs w:val="21"/>
        </w:rPr>
        <w:t>commission_pct</w:t>
      </w:r>
      <w:proofErr w:type="spellEnd"/>
      <w:r>
        <w:rPr>
          <w:rFonts w:ascii="Arial" w:hAnsi="Arial" w:cs="Arial"/>
          <w:color w:val="444444"/>
          <w:sz w:val="21"/>
          <w:szCs w:val="21"/>
        </w:rPr>
        <w:t xml:space="preserve"> &gt; 0.3). La variable V_REGISTRO es declara dentro de las cláusulas FOR </w:t>
      </w:r>
      <w:proofErr w:type="gramStart"/>
      <w:r>
        <w:rPr>
          <w:rFonts w:ascii="Arial" w:hAnsi="Arial" w:cs="Arial"/>
          <w:color w:val="444444"/>
          <w:sz w:val="21"/>
          <w:szCs w:val="21"/>
        </w:rPr>
        <w:t>..</w:t>
      </w:r>
      <w:proofErr w:type="gramEnd"/>
      <w:r>
        <w:rPr>
          <w:rFonts w:ascii="Arial" w:hAnsi="Arial" w:cs="Arial"/>
          <w:color w:val="444444"/>
          <w:sz w:val="21"/>
          <w:szCs w:val="21"/>
        </w:rPr>
        <w:t xml:space="preserve"> IN, y ésta variable será utilizada para acceder a las columnas de la consulta.</w:t>
      </w:r>
    </w:p>
    <w:p w:rsidR="00330D9D" w:rsidRPr="00330D9D" w:rsidRDefault="00330D9D" w:rsidP="00330D9D">
      <w:pPr>
        <w:spacing w:after="0" w:line="576" w:lineRule="atLeast"/>
        <w:outlineLvl w:val="0"/>
        <w:rPr>
          <w:rFonts w:ascii="Arial" w:eastAsia="Times New Roman" w:hAnsi="Arial" w:cs="Arial"/>
          <w:b/>
          <w:bCs/>
          <w:color w:val="444444"/>
          <w:kern w:val="36"/>
          <w:sz w:val="48"/>
          <w:szCs w:val="48"/>
          <w:lang w:eastAsia="es-PY"/>
        </w:rPr>
      </w:pPr>
      <w:r w:rsidRPr="00330D9D">
        <w:rPr>
          <w:rFonts w:ascii="Arial" w:eastAsia="Times New Roman" w:hAnsi="Arial" w:cs="Arial"/>
          <w:b/>
          <w:bCs/>
          <w:color w:val="444444"/>
          <w:kern w:val="36"/>
          <w:sz w:val="48"/>
          <w:szCs w:val="48"/>
          <w:lang w:eastAsia="es-PY"/>
        </w:rPr>
        <w:t>Procedimientos y Procedimientos Almacenados</w:t>
      </w:r>
    </w:p>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 xml:space="preserve">Los bloques de código anónimos BEGIN </w:t>
      </w:r>
      <w:proofErr w:type="gramStart"/>
      <w:r w:rsidRPr="00330D9D">
        <w:rPr>
          <w:rFonts w:ascii="Arial" w:eastAsia="Times New Roman" w:hAnsi="Arial" w:cs="Arial"/>
          <w:color w:val="444444"/>
          <w:sz w:val="21"/>
          <w:szCs w:val="21"/>
          <w:lang w:eastAsia="es-PY"/>
        </w:rPr>
        <w:t>..</w:t>
      </w:r>
      <w:proofErr w:type="gramEnd"/>
      <w:r w:rsidRPr="00330D9D">
        <w:rPr>
          <w:rFonts w:ascii="Arial" w:eastAsia="Times New Roman" w:hAnsi="Arial" w:cs="Arial"/>
          <w:color w:val="444444"/>
          <w:sz w:val="21"/>
          <w:szCs w:val="21"/>
          <w:lang w:eastAsia="es-PY"/>
        </w:rPr>
        <w:t xml:space="preserve"> END, proveen un mecanismo básico para la programación en PL/SQL, pero uno de sus problemas principales es que impiden la reutilización de SCRIPTS, si se tuviera un algoritmo , como por ejemplo, para calcular algún monto según determinados parámetros tendríamos que repetirlo cuantas veces sea necesario.</w:t>
      </w:r>
    </w:p>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El uso de procedimientos en PL/SQL supone un buen mecanismo para promover la reutilización de código, además de que permite dividir el código en partes funcionales  individuales, adicionalmente los procedimientos pueden ser declarados en bloques anónimos o almacenarnos en la misma base de datos.</w:t>
      </w:r>
    </w:p>
    <w:p w:rsidR="00330D9D" w:rsidRPr="00330D9D" w:rsidRDefault="00330D9D" w:rsidP="00330D9D">
      <w:pPr>
        <w:spacing w:before="300" w:after="150" w:line="540" w:lineRule="atLeast"/>
        <w:outlineLvl w:val="1"/>
        <w:rPr>
          <w:rFonts w:ascii="Arial" w:eastAsia="Times New Roman" w:hAnsi="Arial" w:cs="Arial"/>
          <w:b/>
          <w:bCs/>
          <w:color w:val="444444"/>
          <w:sz w:val="45"/>
          <w:szCs w:val="45"/>
          <w:lang w:eastAsia="es-PY"/>
        </w:rPr>
      </w:pPr>
      <w:r w:rsidRPr="00330D9D">
        <w:rPr>
          <w:rFonts w:ascii="Arial" w:eastAsia="Times New Roman" w:hAnsi="Arial" w:cs="Arial"/>
          <w:b/>
          <w:bCs/>
          <w:color w:val="444444"/>
          <w:sz w:val="45"/>
          <w:szCs w:val="45"/>
          <w:lang w:eastAsia="es-PY"/>
        </w:rPr>
        <w:t>DECLARACIÓN DE PROCEDIMIENTOS</w:t>
      </w:r>
    </w:p>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La creación de un procedimiento en PL/SQL es similar a la creación de un bloque anónimo. Veamos la sintaxis de un procedimiento: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66"/>
        <w:gridCol w:w="45"/>
      </w:tblGrid>
      <w:tr w:rsidR="00330D9D" w:rsidRPr="00330D9D" w:rsidTr="00330D9D">
        <w:trPr>
          <w:tblCellSpacing w:w="15" w:type="dxa"/>
        </w:trPr>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PROCEDURE &lt;NOMBRE_PROCEDIMIENTO&gt;(&lt;PARAMETROS&gt;)</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IS</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45"/>
      </w:tblGrid>
      <w:tr w:rsidR="00330D9D" w:rsidRPr="00330D9D" w:rsidTr="00330D9D">
        <w:trPr>
          <w:tblCellSpacing w:w="15" w:type="dxa"/>
        </w:trPr>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&lt;VARIABLES&gt;</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BEGIN</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gridCol w:w="45"/>
      </w:tblGrid>
      <w:tr w:rsidR="00330D9D" w:rsidRPr="00330D9D" w:rsidTr="00330D9D">
        <w:trPr>
          <w:tblCellSpacing w:w="15" w:type="dxa"/>
        </w:trPr>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&lt;CÓDIGO PL/SQL&gt;</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END;</w:t>
            </w:r>
          </w:p>
        </w:tc>
      </w:tr>
    </w:tbl>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b/>
          <w:bCs/>
          <w:color w:val="444444"/>
          <w:sz w:val="21"/>
          <w:szCs w:val="21"/>
          <w:lang w:eastAsia="es-PY"/>
        </w:rPr>
        <w:t>Dónde:</w:t>
      </w:r>
    </w:p>
    <w:p w:rsidR="00330D9D" w:rsidRPr="00330D9D" w:rsidRDefault="00330D9D" w:rsidP="00330D9D">
      <w:pPr>
        <w:numPr>
          <w:ilvl w:val="0"/>
          <w:numId w:val="2"/>
        </w:numPr>
        <w:spacing w:before="100" w:beforeAutospacing="1" w:after="100" w:afterAutospacing="1"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&lt;NOMBRE_PROCEDIMIENTO&gt;: Es el nombre del procedimiento, el cual se usará para identificarlo.</w:t>
      </w:r>
    </w:p>
    <w:p w:rsidR="00330D9D" w:rsidRPr="00330D9D" w:rsidRDefault="00330D9D" w:rsidP="00330D9D">
      <w:pPr>
        <w:numPr>
          <w:ilvl w:val="0"/>
          <w:numId w:val="2"/>
        </w:numPr>
        <w:spacing w:before="100" w:beforeAutospacing="1" w:after="100" w:afterAutospacing="1"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&lt;PARÁMETROS&gt;: Los parámetros son como variables, contienen datos que se pueden especificar al momento de llamar al procedimiento.</w:t>
      </w:r>
    </w:p>
    <w:p w:rsidR="00330D9D" w:rsidRPr="00330D9D" w:rsidRDefault="00330D9D" w:rsidP="00330D9D">
      <w:pPr>
        <w:numPr>
          <w:ilvl w:val="0"/>
          <w:numId w:val="2"/>
        </w:numPr>
        <w:spacing w:before="100" w:beforeAutospacing="1" w:after="100" w:afterAutospacing="1"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 xml:space="preserve">&lt;VARIABLES&gt;: Como en un bloque anónimo, en los procedimientos se pueden crear variables, pero </w:t>
      </w:r>
      <w:proofErr w:type="gramStart"/>
      <w:r w:rsidRPr="00330D9D">
        <w:rPr>
          <w:rFonts w:ascii="Arial" w:eastAsia="Times New Roman" w:hAnsi="Arial" w:cs="Arial"/>
          <w:color w:val="444444"/>
          <w:sz w:val="21"/>
          <w:szCs w:val="21"/>
          <w:lang w:eastAsia="es-PY"/>
        </w:rPr>
        <w:t>éstas</w:t>
      </w:r>
      <w:proofErr w:type="gramEnd"/>
      <w:r w:rsidRPr="00330D9D">
        <w:rPr>
          <w:rFonts w:ascii="Arial" w:eastAsia="Times New Roman" w:hAnsi="Arial" w:cs="Arial"/>
          <w:color w:val="444444"/>
          <w:sz w:val="21"/>
          <w:szCs w:val="21"/>
          <w:lang w:eastAsia="es-PY"/>
        </w:rPr>
        <w:t xml:space="preserve"> variables sólo pueden usadas en código dentro del procedimiento.</w:t>
      </w:r>
    </w:p>
    <w:p w:rsidR="00330D9D" w:rsidRPr="00330D9D" w:rsidRDefault="00330D9D" w:rsidP="00330D9D">
      <w:pPr>
        <w:numPr>
          <w:ilvl w:val="0"/>
          <w:numId w:val="2"/>
        </w:numPr>
        <w:spacing w:before="100" w:beforeAutospacing="1" w:after="100" w:afterAutospacing="1"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&lt;CÓDIGO PL/SQL&gt;: Es el código propio ejecutado al momento de llamar al procedimiento, se pueden hacer uso de las variables declaradas así como de los parámetros.</w:t>
      </w:r>
    </w:p>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 xml:space="preserve">Para crear un procedimiento dentro de un bloque anónimo, éste se debe crear dentro de la sección </w:t>
      </w:r>
      <w:proofErr w:type="gramStart"/>
      <w:r w:rsidRPr="00330D9D">
        <w:rPr>
          <w:rFonts w:ascii="Arial" w:eastAsia="Times New Roman" w:hAnsi="Arial" w:cs="Arial"/>
          <w:color w:val="444444"/>
          <w:sz w:val="21"/>
          <w:szCs w:val="21"/>
          <w:lang w:eastAsia="es-PY"/>
        </w:rPr>
        <w:t>DECLARE ...</w:t>
      </w:r>
      <w:proofErr w:type="gramEnd"/>
      <w:r w:rsidRPr="00330D9D">
        <w:rPr>
          <w:rFonts w:ascii="Arial" w:eastAsia="Times New Roman" w:hAnsi="Arial" w:cs="Arial"/>
          <w:color w:val="444444"/>
          <w:sz w:val="21"/>
          <w:szCs w:val="21"/>
          <w:lang w:eastAsia="es-PY"/>
        </w:rPr>
        <w:t xml:space="preserve"> BEGIN.</w:t>
      </w:r>
    </w:p>
    <w:p w:rsidR="00330D9D" w:rsidRPr="00330D9D" w:rsidRDefault="00330D9D" w:rsidP="00330D9D">
      <w:pPr>
        <w:spacing w:after="0"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La tabla HR.CLIENTE, se ha creado en el capítulo anterior, debes asegurarte de haber creado la tabla HR.CLIENTE antes de ejecutar los ejemplos de éste capítulo.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3151"/>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lastRenderedPageBreak/>
              <w:t>1</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CREATE</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TABLE</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HR.CLIENTE (</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2</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id NUMBER</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NOT</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NULL,</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4771"/>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3</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nombres VARCHAR(200) NOT</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NULL,</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4</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apellidos VARCHAR(200) NOT</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NULL,</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4591"/>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5</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proofErr w:type="spellStart"/>
            <w:r w:rsidRPr="00330D9D">
              <w:rPr>
                <w:rFonts w:ascii="Courier New" w:eastAsia="Times New Roman" w:hAnsi="Courier New" w:cs="Courier New"/>
                <w:sz w:val="20"/>
                <w:szCs w:val="20"/>
                <w:lang w:eastAsia="es-PY"/>
              </w:rPr>
              <w:t>fecha_afiliacion</w:t>
            </w:r>
            <w:proofErr w:type="spellEnd"/>
            <w:r w:rsidRPr="00330D9D">
              <w:rPr>
                <w:rFonts w:ascii="Courier New" w:eastAsia="Times New Roman" w:hAnsi="Courier New" w:cs="Courier New"/>
                <w:sz w:val="20"/>
                <w:szCs w:val="20"/>
                <w:lang w:eastAsia="es-PY"/>
              </w:rPr>
              <w:t> DATE</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NOT</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NULL,</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6</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PRIMARY</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KEY(id)</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151"/>
        <w:gridCol w:w="871"/>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7</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w:t>
            </w:r>
          </w:p>
        </w:tc>
      </w:tr>
      <w:tr w:rsidR="00330D9D" w:rsidRPr="00330D9D" w:rsidTr="00330D9D">
        <w:trPr>
          <w:tblCellSpacing w:w="15" w:type="dxa"/>
        </w:trPr>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01</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DECLARE</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8233"/>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02</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 xml:space="preserve">-- El procedimiento debe ser declarado dentro de la sección DECLARE </w:t>
            </w:r>
            <w:proofErr w:type="gramStart"/>
            <w:r w:rsidRPr="00330D9D">
              <w:rPr>
                <w:rFonts w:ascii="Courier New" w:eastAsia="Times New Roman" w:hAnsi="Courier New" w:cs="Courier New"/>
                <w:sz w:val="20"/>
                <w:szCs w:val="20"/>
                <w:lang w:eastAsia="es-PY"/>
              </w:rPr>
              <w:t>..</w:t>
            </w:r>
            <w:proofErr w:type="gramEnd"/>
            <w:r w:rsidRPr="00330D9D">
              <w:rPr>
                <w:rFonts w:ascii="Courier New" w:eastAsia="Times New Roman" w:hAnsi="Courier New" w:cs="Courier New"/>
                <w:sz w:val="20"/>
                <w:szCs w:val="20"/>
                <w:lang w:eastAsia="es-PY"/>
              </w:rPr>
              <w:t xml:space="preserve"> BEGIN</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03</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PROCEDURE</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REGISTRAR_CLIENTE(P_ID        NUMBER,</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6196"/>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04</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P_NOMBRES   VARCHAR2,</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05</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P_APELLIDOS VARCHAR2,</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671"/>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06</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P_FECHA     DATE)</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07</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IS</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712"/>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08</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BEGIN</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09</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INSERT</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INTO</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hr.cliente(id,nombres,apellidos,fecha_afiliacion)</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8233"/>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10</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VALUES</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(P_ID,P_NOMBRES,P_APELLIDOS, P_FECHA);</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11</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DBMS_OUTPUT.PUT_LINE('Insertado cliente: '|| P_ID || ' '</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 P_NOMBRES || ' '</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 P_APELLIDOS);</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51"/>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12</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END;</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13</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BEGIN</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8233"/>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14</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 Eliminamos los registros anteriores de la tabla CLIENTE para evitar conflictos con sus ID.</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15</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DELETE</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FROM</w:t>
            </w:r>
            <w:r w:rsidRPr="00330D9D">
              <w:rPr>
                <w:rFonts w:ascii="Times New Roman" w:eastAsia="Times New Roman" w:hAnsi="Times New Roman" w:cs="Times New Roman"/>
                <w:sz w:val="24"/>
                <w:szCs w:val="24"/>
                <w:lang w:eastAsia="es-PY"/>
              </w:rPr>
              <w:t> </w:t>
            </w:r>
            <w:proofErr w:type="spellStart"/>
            <w:r w:rsidRPr="00330D9D">
              <w:rPr>
                <w:rFonts w:ascii="Courier New" w:eastAsia="Times New Roman" w:hAnsi="Courier New" w:cs="Courier New"/>
                <w:sz w:val="20"/>
                <w:szCs w:val="20"/>
                <w:lang w:eastAsia="es-PY"/>
              </w:rPr>
              <w:t>hr.cliente</w:t>
            </w:r>
            <w:proofErr w:type="spellEnd"/>
            <w:r w:rsidRPr="00330D9D">
              <w:rPr>
                <w:rFonts w:ascii="Courier New" w:eastAsia="Times New Roman" w:hAnsi="Courier New" w:cs="Courier New"/>
                <w:sz w:val="20"/>
                <w:szCs w:val="20"/>
                <w:lang w:eastAsia="es-PY"/>
              </w:rPr>
              <w:t>;</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8233"/>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16</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 </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17</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 Para utilizar el procedimiento creado debemos invocarlo por su nombre,</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8233"/>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18</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 adicionalmente, debemos especificar los valores para los parámetros de la función</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19</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REGISTRAR_CLIENTE(1,'Juan', 'Rosales', SYSDATE);</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
        <w:gridCol w:w="33"/>
        <w:gridCol w:w="8224"/>
        <w:gridCol w:w="45"/>
      </w:tblGrid>
      <w:tr w:rsidR="00330D9D" w:rsidRPr="00330D9D" w:rsidTr="00330D9D">
        <w:trPr>
          <w:gridAfter w:val="1"/>
          <w:tblCellSpacing w:w="15" w:type="dxa"/>
        </w:trPr>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20</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REGISTRAR_CLIENTE(2,'Luis', 'Cabrera', SYSDATE);</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21</w:t>
            </w:r>
          </w:p>
        </w:tc>
        <w:tc>
          <w:tcPr>
            <w:tcW w:w="0" w:type="auto"/>
            <w:gridSpan w:val="3"/>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REGISTRAR_CLIENTE(3,'Pedro', 'Morales', TO_DATE('13/09/80','DD/MM/YYYY'));</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6"/>
        <w:gridCol w:w="2600"/>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22</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END;</w:t>
            </w:r>
          </w:p>
        </w:tc>
      </w:tr>
      <w:tr w:rsidR="00330D9D" w:rsidRPr="00330D9D" w:rsidTr="00330D9D">
        <w:trPr>
          <w:tblCellSpacing w:w="15" w:type="dxa"/>
        </w:trPr>
        <w:tc>
          <w:tcPr>
            <w:tcW w:w="0" w:type="auto"/>
            <w:gridSpan w:val="3"/>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Insertado cliente: 1 Juan Rosales</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6"/>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Insertado cliente: 2 Luis Cabrera</w:t>
            </w:r>
          </w:p>
        </w:tc>
      </w:tr>
      <w:tr w:rsidR="00330D9D" w:rsidRPr="00330D9D" w:rsidTr="00330D9D">
        <w:trPr>
          <w:tblCellSpacing w:w="15" w:type="dxa"/>
        </w:trPr>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Insertado cliente: 3 Pedro Morales</w:t>
            </w:r>
          </w:p>
        </w:tc>
      </w:tr>
    </w:tbl>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Para comprobar los registros insertados en la tabla HR.CLIENTE, podemos utilizan una simple consulta SQL: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2071"/>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SELECT *</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2</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 xml:space="preserve">FROM </w:t>
            </w:r>
            <w:proofErr w:type="spellStart"/>
            <w:r w:rsidRPr="00330D9D">
              <w:rPr>
                <w:rFonts w:ascii="Courier New" w:eastAsia="Times New Roman" w:hAnsi="Courier New" w:cs="Courier New"/>
                <w:sz w:val="20"/>
                <w:szCs w:val="20"/>
                <w:lang w:eastAsia="es-PY"/>
              </w:rPr>
              <w:t>hr.cliente</w:t>
            </w:r>
            <w:proofErr w:type="spellEnd"/>
          </w:p>
        </w:tc>
      </w:tr>
    </w:tbl>
    <w:p w:rsidR="00330D9D" w:rsidRPr="00330D9D" w:rsidRDefault="00330D9D" w:rsidP="00330D9D">
      <w:pPr>
        <w:spacing w:before="300" w:after="150" w:line="540" w:lineRule="atLeast"/>
        <w:outlineLvl w:val="1"/>
        <w:rPr>
          <w:rFonts w:ascii="Arial" w:eastAsia="Times New Roman" w:hAnsi="Arial" w:cs="Arial"/>
          <w:b/>
          <w:bCs/>
          <w:color w:val="444444"/>
          <w:sz w:val="45"/>
          <w:szCs w:val="45"/>
          <w:lang w:eastAsia="es-PY"/>
        </w:rPr>
      </w:pPr>
      <w:r w:rsidRPr="00330D9D">
        <w:rPr>
          <w:rFonts w:ascii="Arial" w:eastAsia="Times New Roman" w:hAnsi="Arial" w:cs="Arial"/>
          <w:b/>
          <w:bCs/>
          <w:color w:val="444444"/>
          <w:sz w:val="45"/>
          <w:szCs w:val="45"/>
          <w:lang w:eastAsia="es-PY"/>
        </w:rPr>
        <w:lastRenderedPageBreak/>
        <w:t>PROCEDIMIENTOS ALMACENADOS</w:t>
      </w:r>
    </w:p>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Los procedimientos almacenados permiten "almacenar" los procedimientos para ser utilizados desde cualquier bloque anónimo sin que haya la necesidad de declararlo, adicionalmente se puede utilizar en otros procedimientos. Para crear un procedimiento almacenado debemos anteponer la palabra reservada </w:t>
      </w:r>
      <w:r w:rsidRPr="00330D9D">
        <w:rPr>
          <w:rFonts w:ascii="Arial" w:eastAsia="Times New Roman" w:hAnsi="Arial" w:cs="Arial"/>
          <w:b/>
          <w:bCs/>
          <w:color w:val="444444"/>
          <w:sz w:val="21"/>
          <w:szCs w:val="21"/>
          <w:lang w:eastAsia="es-PY"/>
        </w:rPr>
        <w:t>CREATE</w:t>
      </w:r>
      <w:r w:rsidRPr="00330D9D">
        <w:rPr>
          <w:rFonts w:ascii="Arial" w:eastAsia="Times New Roman" w:hAnsi="Arial" w:cs="Arial"/>
          <w:color w:val="444444"/>
          <w:sz w:val="21"/>
          <w:szCs w:val="21"/>
          <w:lang w:eastAsia="es-PY"/>
        </w:rPr>
        <w:t> y ejecutar el código como si se tratase de un bloque PL/SQL.</w:t>
      </w:r>
    </w:p>
    <w:p w:rsidR="00330D9D" w:rsidRPr="00330D9D" w:rsidRDefault="00330D9D" w:rsidP="00330D9D">
      <w:pPr>
        <w:spacing w:after="0"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El procedimiento almacenado es compilado previamente por el motor PL/SQL, si la compilación es satisfactoria podremos llamar al procedimiento almacenado como cualquier otro. Es recomendable agregar el nombre del esquema previamente al nombre de procedimiento, por este motivo, el nombre del procedimiento de ejemplo se llama</w:t>
      </w:r>
      <w:r w:rsidRPr="00330D9D">
        <w:rPr>
          <w:rFonts w:ascii="Arial" w:eastAsia="Times New Roman" w:hAnsi="Arial" w:cs="Arial"/>
          <w:b/>
          <w:bCs/>
          <w:color w:val="444444"/>
          <w:sz w:val="21"/>
          <w:szCs w:val="21"/>
          <w:lang w:eastAsia="es-PY"/>
        </w:rPr>
        <w:t> HR.REGISTRAR_CLIENTE</w:t>
      </w:r>
      <w:r w:rsidRPr="00330D9D">
        <w:rPr>
          <w:rFonts w:ascii="Arial" w:eastAsia="Times New Roman" w:hAnsi="Arial" w:cs="Arial"/>
          <w:color w:val="444444"/>
          <w:sz w:val="21"/>
          <w:szCs w:val="21"/>
          <w:lang w:eastAsia="es-PY"/>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6872"/>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01</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 Agregando la palabra reservada CREATE,</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02</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 podemos almacenar el procedimiento en la base de datos</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6872"/>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03</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 para poderla reutilizar desde cualquier bloque anónimo</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04</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 o procedimiento</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112"/>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05</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CREATE</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PROCEDURE</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HR.REGISTRAR_CLIENTE(P_ID        NUMBER,</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06</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P_NOMBRES   VARCHAR2,</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112"/>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07</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P_APELLIDOS VARCHAR2,</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08</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P_FECHA     DATE)</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631"/>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09</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IS</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10</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BEGIN</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472"/>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11</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INSERT</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INTO</w:t>
            </w:r>
            <w:r w:rsidRPr="00330D9D">
              <w:rPr>
                <w:rFonts w:ascii="Times New Roman" w:eastAsia="Times New Roman" w:hAnsi="Times New Roman" w:cs="Times New Roman"/>
                <w:sz w:val="24"/>
                <w:szCs w:val="24"/>
                <w:lang w:eastAsia="es-PY"/>
              </w:rPr>
              <w:t> </w:t>
            </w:r>
            <w:proofErr w:type="spellStart"/>
            <w:r w:rsidRPr="00330D9D">
              <w:rPr>
                <w:rFonts w:ascii="Courier New" w:eastAsia="Times New Roman" w:hAnsi="Courier New" w:cs="Courier New"/>
                <w:sz w:val="20"/>
                <w:szCs w:val="20"/>
                <w:lang w:eastAsia="es-PY"/>
              </w:rPr>
              <w:t>hr.cliente</w:t>
            </w:r>
            <w:proofErr w:type="spellEnd"/>
            <w:r w:rsidRPr="00330D9D">
              <w:rPr>
                <w:rFonts w:ascii="Courier New" w:eastAsia="Times New Roman" w:hAnsi="Courier New" w:cs="Courier New"/>
                <w:sz w:val="20"/>
                <w:szCs w:val="20"/>
                <w:lang w:eastAsia="es-PY"/>
              </w:rPr>
              <w:t>(</w:t>
            </w:r>
            <w:proofErr w:type="spellStart"/>
            <w:r w:rsidRPr="00330D9D">
              <w:rPr>
                <w:rFonts w:ascii="Courier New" w:eastAsia="Times New Roman" w:hAnsi="Courier New" w:cs="Courier New"/>
                <w:sz w:val="20"/>
                <w:szCs w:val="20"/>
                <w:lang w:eastAsia="es-PY"/>
              </w:rPr>
              <w:t>id,nombres,apellidos,fecha_afiliacion</w:t>
            </w:r>
            <w:proofErr w:type="spellEnd"/>
            <w:r w:rsidRPr="00330D9D">
              <w:rPr>
                <w:rFonts w:ascii="Courier New" w:eastAsia="Times New Roman" w:hAnsi="Courier New" w:cs="Courier New"/>
                <w:sz w:val="20"/>
                <w:szCs w:val="20"/>
                <w:lang w:eastAsia="es-PY"/>
              </w:rPr>
              <w:t>)</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12</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VALUES</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(P_ID,P_NOMBRES,P_APELLIDOS, P_FECHA);</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8233"/>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13</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DBMS_OUTPUT.PUT_LINE('Insertado cliente: '|| P_ID || ' '</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 P_NOMBRES || ' '|| P_APELLIDOS);</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14</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END;</w:t>
            </w:r>
          </w:p>
        </w:tc>
      </w:tr>
    </w:tbl>
    <w:p w:rsidR="00330D9D" w:rsidRPr="00330D9D" w:rsidRDefault="00330D9D" w:rsidP="00330D9D">
      <w:pPr>
        <w:spacing w:after="0"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Adicionalmente, puedes agregar las palabras reservadas </w:t>
      </w:r>
      <w:r w:rsidRPr="00330D9D">
        <w:rPr>
          <w:rFonts w:ascii="Arial" w:eastAsia="Times New Roman" w:hAnsi="Arial" w:cs="Arial"/>
          <w:b/>
          <w:bCs/>
          <w:color w:val="444444"/>
          <w:sz w:val="21"/>
          <w:szCs w:val="21"/>
          <w:lang w:eastAsia="es-PY"/>
        </w:rPr>
        <w:t>OR REPLACE,</w:t>
      </w:r>
      <w:r w:rsidRPr="00330D9D">
        <w:rPr>
          <w:rFonts w:ascii="Arial" w:eastAsia="Times New Roman" w:hAnsi="Arial" w:cs="Arial"/>
          <w:color w:val="444444"/>
          <w:sz w:val="21"/>
          <w:szCs w:val="21"/>
          <w:lang w:eastAsia="es-PY"/>
        </w:rPr>
        <w:t> lo cual te evitará errores cuando intentes volver a compilar un procedimiento que ya ha sido compilado. La declaración quedaría como </w:t>
      </w:r>
      <w:r w:rsidRPr="00330D9D">
        <w:rPr>
          <w:rFonts w:ascii="Arial" w:eastAsia="Times New Roman" w:hAnsi="Arial" w:cs="Arial"/>
          <w:b/>
          <w:bCs/>
          <w:color w:val="444444"/>
          <w:sz w:val="21"/>
          <w:szCs w:val="21"/>
          <w:lang w:eastAsia="es-PY"/>
        </w:rPr>
        <w:t>CREATE OR REPLACE PROCEDURE HR.REGISTRAR_CLIENTE</w:t>
      </w:r>
      <w:r w:rsidRPr="00330D9D">
        <w:rPr>
          <w:rFonts w:ascii="Arial" w:eastAsia="Times New Roman" w:hAnsi="Arial" w:cs="Arial"/>
          <w:color w:val="444444"/>
          <w:sz w:val="21"/>
          <w:szCs w:val="21"/>
          <w:lang w:eastAsia="es-PY"/>
        </w:rPr>
        <w:t>.</w:t>
      </w:r>
    </w:p>
    <w:p w:rsidR="0058357D" w:rsidRDefault="00330D9D" w:rsidP="0058357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 xml:space="preserve">Si un procedimiento se compila </w:t>
      </w:r>
      <w:proofErr w:type="spellStart"/>
      <w:r w:rsidRPr="00330D9D">
        <w:rPr>
          <w:rFonts w:ascii="Arial" w:eastAsia="Times New Roman" w:hAnsi="Arial" w:cs="Arial"/>
          <w:color w:val="444444"/>
          <w:sz w:val="21"/>
          <w:szCs w:val="21"/>
          <w:lang w:eastAsia="es-PY"/>
        </w:rPr>
        <w:t>correctamente</w:t>
      </w:r>
      <w:proofErr w:type="gramStart"/>
      <w:r w:rsidRPr="00330D9D">
        <w:rPr>
          <w:rFonts w:ascii="Arial" w:eastAsia="Times New Roman" w:hAnsi="Arial" w:cs="Arial"/>
          <w:color w:val="444444"/>
          <w:sz w:val="21"/>
          <w:szCs w:val="21"/>
          <w:lang w:eastAsia="es-PY"/>
        </w:rPr>
        <w:t>,la</w:t>
      </w:r>
      <w:proofErr w:type="spellEnd"/>
      <w:proofErr w:type="gramEnd"/>
      <w:r w:rsidRPr="00330D9D">
        <w:rPr>
          <w:rFonts w:ascii="Arial" w:eastAsia="Times New Roman" w:hAnsi="Arial" w:cs="Arial"/>
          <w:color w:val="444444"/>
          <w:sz w:val="21"/>
          <w:szCs w:val="21"/>
          <w:lang w:eastAsia="es-PY"/>
        </w:rPr>
        <w:t xml:space="preserve"> pestaña </w:t>
      </w:r>
      <w:r w:rsidRPr="00330D9D">
        <w:rPr>
          <w:rFonts w:ascii="Arial" w:eastAsia="Times New Roman" w:hAnsi="Arial" w:cs="Arial"/>
          <w:b/>
          <w:bCs/>
          <w:color w:val="444444"/>
          <w:sz w:val="21"/>
          <w:szCs w:val="21"/>
          <w:lang w:eastAsia="es-PY"/>
        </w:rPr>
        <w:t>Salida de Script </w:t>
      </w:r>
      <w:r w:rsidRPr="00330D9D">
        <w:rPr>
          <w:rFonts w:ascii="Arial" w:eastAsia="Times New Roman" w:hAnsi="Arial" w:cs="Arial"/>
          <w:color w:val="444444"/>
          <w:sz w:val="21"/>
          <w:szCs w:val="21"/>
          <w:lang w:eastAsia="es-PY"/>
        </w:rPr>
        <w:t xml:space="preserve">del SQL </w:t>
      </w:r>
      <w:proofErr w:type="spellStart"/>
      <w:r w:rsidRPr="00330D9D">
        <w:rPr>
          <w:rFonts w:ascii="Arial" w:eastAsia="Times New Roman" w:hAnsi="Arial" w:cs="Arial"/>
          <w:color w:val="444444"/>
          <w:sz w:val="21"/>
          <w:szCs w:val="21"/>
          <w:lang w:eastAsia="es-PY"/>
        </w:rPr>
        <w:t>Developer</w:t>
      </w:r>
      <w:proofErr w:type="spellEnd"/>
      <w:r w:rsidRPr="00330D9D">
        <w:rPr>
          <w:rFonts w:ascii="Arial" w:eastAsia="Times New Roman" w:hAnsi="Arial" w:cs="Arial"/>
          <w:color w:val="444444"/>
          <w:sz w:val="21"/>
          <w:szCs w:val="21"/>
          <w:lang w:eastAsia="es-PY"/>
        </w:rPr>
        <w:t xml:space="preserve"> mostrará un mensaje indicando que el procedimiento se ha compilado .</w:t>
      </w:r>
    </w:p>
    <w:p w:rsidR="00330D9D" w:rsidRPr="00330D9D" w:rsidRDefault="00330D9D" w:rsidP="0058357D">
      <w:pPr>
        <w:spacing w:after="375" w:line="240" w:lineRule="auto"/>
        <w:rPr>
          <w:rFonts w:ascii="Arial" w:eastAsia="Times New Roman" w:hAnsi="Arial" w:cs="Arial"/>
          <w:color w:val="444444"/>
          <w:sz w:val="21"/>
          <w:szCs w:val="21"/>
          <w:lang w:eastAsia="es-PY"/>
        </w:rPr>
      </w:pPr>
      <w:r>
        <w:rPr>
          <w:rFonts w:ascii="Arial" w:eastAsia="Times New Roman" w:hAnsi="Arial" w:cs="Arial"/>
          <w:noProof/>
          <w:color w:val="444444"/>
          <w:sz w:val="21"/>
          <w:szCs w:val="21"/>
          <w:lang w:eastAsia="es-PY"/>
        </w:rPr>
        <w:lastRenderedPageBreak/>
        <w:drawing>
          <wp:inline distT="0" distB="0" distL="0" distR="0" wp14:anchorId="1B56F020" wp14:editId="7146C4FA">
            <wp:extent cx="4457700" cy="4181475"/>
            <wp:effectExtent l="0" t="0" r="0" b="9525"/>
            <wp:docPr id="1" name="Imagen 1" descr="http://jeanmazuelos.com/sites/default/files/plsql_c6_procedimiento_compil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eanmazuelos.com/sites/default/files/plsql_c6_procedimiento_compilado.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57700" cy="4181475"/>
                    </a:xfrm>
                    <a:prstGeom prst="rect">
                      <a:avLst/>
                    </a:prstGeom>
                    <a:noFill/>
                    <a:ln>
                      <a:noFill/>
                    </a:ln>
                  </pic:spPr>
                </pic:pic>
              </a:graphicData>
            </a:graphic>
          </wp:inline>
        </w:drawing>
      </w:r>
    </w:p>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 xml:space="preserve">Finalmente, podremos usar el procedimiento desde cualquier bloque anónimo sin necesidad de </w:t>
      </w:r>
      <w:proofErr w:type="spellStart"/>
      <w:r w:rsidRPr="00330D9D">
        <w:rPr>
          <w:rFonts w:ascii="Arial" w:eastAsia="Times New Roman" w:hAnsi="Arial" w:cs="Arial"/>
          <w:color w:val="444444"/>
          <w:sz w:val="21"/>
          <w:szCs w:val="21"/>
          <w:lang w:eastAsia="es-PY"/>
        </w:rPr>
        <w:t>de</w:t>
      </w:r>
      <w:proofErr w:type="spellEnd"/>
      <w:r w:rsidRPr="00330D9D">
        <w:rPr>
          <w:rFonts w:ascii="Arial" w:eastAsia="Times New Roman" w:hAnsi="Arial" w:cs="Arial"/>
          <w:color w:val="444444"/>
          <w:sz w:val="21"/>
          <w:szCs w:val="21"/>
          <w:lang w:eastAsia="es-PY"/>
        </w:rPr>
        <w:t xml:space="preserve"> declarar dicho procedimiento.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2911"/>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BEGIN</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2</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DELETE</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FROM</w:t>
            </w:r>
            <w:r w:rsidRPr="00330D9D">
              <w:rPr>
                <w:rFonts w:ascii="Times New Roman" w:eastAsia="Times New Roman" w:hAnsi="Times New Roman" w:cs="Times New Roman"/>
                <w:sz w:val="24"/>
                <w:szCs w:val="24"/>
                <w:lang w:eastAsia="es-PY"/>
              </w:rPr>
              <w:t> </w:t>
            </w:r>
            <w:proofErr w:type="spellStart"/>
            <w:r w:rsidRPr="00330D9D">
              <w:rPr>
                <w:rFonts w:ascii="Courier New" w:eastAsia="Times New Roman" w:hAnsi="Courier New" w:cs="Courier New"/>
                <w:sz w:val="20"/>
                <w:szCs w:val="20"/>
                <w:lang w:eastAsia="es-PY"/>
              </w:rPr>
              <w:t>hr.cliente</w:t>
            </w:r>
            <w:proofErr w:type="spellEnd"/>
            <w:r w:rsidRPr="00330D9D">
              <w:rPr>
                <w:rFonts w:ascii="Courier New" w:eastAsia="Times New Roman" w:hAnsi="Courier New" w:cs="Courier New"/>
                <w:sz w:val="20"/>
                <w:szCs w:val="20"/>
                <w:lang w:eastAsia="es-PY"/>
              </w:rPr>
              <w:t>;</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6752"/>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3</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HR.REGISTRAR_CLIENTE(1,'Miguel', 'Rosales', SYSDATE);</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4</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HR.REGISTRAR_CLIENTE(2,'Pedro', '</w:t>
            </w:r>
            <w:proofErr w:type="spellStart"/>
            <w:r w:rsidRPr="00330D9D">
              <w:rPr>
                <w:rFonts w:ascii="Courier New" w:eastAsia="Times New Roman" w:hAnsi="Courier New" w:cs="Courier New"/>
                <w:sz w:val="20"/>
                <w:szCs w:val="20"/>
                <w:lang w:eastAsia="es-PY"/>
              </w:rPr>
              <w:t>Rodriguez</w:t>
            </w:r>
            <w:proofErr w:type="spellEnd"/>
            <w:r w:rsidRPr="00330D9D">
              <w:rPr>
                <w:rFonts w:ascii="Courier New" w:eastAsia="Times New Roman" w:hAnsi="Courier New" w:cs="Courier New"/>
                <w:sz w:val="20"/>
                <w:szCs w:val="20"/>
                <w:lang w:eastAsia="es-PY"/>
              </w:rPr>
              <w:t>', SYSDATE);</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
        <w:gridCol w:w="34"/>
        <w:gridCol w:w="8336"/>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5</w:t>
            </w:r>
          </w:p>
        </w:tc>
        <w:tc>
          <w:tcPr>
            <w:tcW w:w="0" w:type="auto"/>
            <w:gridSpan w:val="3"/>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HR.REGISTRAR_CLIENTE(3,'Manuel', 'Licierns', TO_DATE('13/09/80','DD/MM/YYYY'));</w:t>
            </w:r>
          </w:p>
        </w:tc>
      </w:tr>
      <w:tr w:rsidR="00330D9D" w:rsidRPr="00330D9D" w:rsidTr="00330D9D">
        <w:trPr>
          <w:gridAfter w:val="1"/>
          <w:tblCellSpacing w:w="15" w:type="dxa"/>
        </w:trPr>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6</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END;</w:t>
            </w:r>
          </w:p>
        </w:tc>
      </w:tr>
    </w:tbl>
    <w:p w:rsidR="00330D9D" w:rsidRPr="00330D9D" w:rsidRDefault="00330D9D" w:rsidP="00330D9D">
      <w:pPr>
        <w:spacing w:after="0"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Toma en cuenta que ya no es necesario declarar el procedimiento dentro de la sección </w:t>
      </w:r>
      <w:r w:rsidRPr="00330D9D">
        <w:rPr>
          <w:rFonts w:ascii="Arial" w:eastAsia="Times New Roman" w:hAnsi="Arial" w:cs="Arial"/>
          <w:b/>
          <w:bCs/>
          <w:color w:val="444444"/>
          <w:sz w:val="21"/>
          <w:szCs w:val="21"/>
          <w:lang w:eastAsia="es-PY"/>
        </w:rPr>
        <w:t xml:space="preserve">DECLARE </w:t>
      </w:r>
      <w:proofErr w:type="gramStart"/>
      <w:r w:rsidRPr="00330D9D">
        <w:rPr>
          <w:rFonts w:ascii="Arial" w:eastAsia="Times New Roman" w:hAnsi="Arial" w:cs="Arial"/>
          <w:b/>
          <w:bCs/>
          <w:color w:val="444444"/>
          <w:sz w:val="21"/>
          <w:szCs w:val="21"/>
          <w:lang w:eastAsia="es-PY"/>
        </w:rPr>
        <w:t>..</w:t>
      </w:r>
      <w:proofErr w:type="gramEnd"/>
      <w:r w:rsidRPr="00330D9D">
        <w:rPr>
          <w:rFonts w:ascii="Arial" w:eastAsia="Times New Roman" w:hAnsi="Arial" w:cs="Arial"/>
          <w:b/>
          <w:bCs/>
          <w:color w:val="444444"/>
          <w:sz w:val="21"/>
          <w:szCs w:val="21"/>
          <w:lang w:eastAsia="es-PY"/>
        </w:rPr>
        <w:t xml:space="preserve"> BEGIN</w:t>
      </w:r>
      <w:r w:rsidRPr="00330D9D">
        <w:rPr>
          <w:rFonts w:ascii="Arial" w:eastAsia="Times New Roman" w:hAnsi="Arial" w:cs="Arial"/>
          <w:color w:val="444444"/>
          <w:sz w:val="21"/>
          <w:szCs w:val="21"/>
          <w:lang w:eastAsia="es-PY"/>
        </w:rPr>
        <w:t> del bloque anónimo, simplemente llamamos al procedimiento que previamente hemos tenido que compilar.</w:t>
      </w:r>
    </w:p>
    <w:p w:rsidR="00330D9D" w:rsidRDefault="00330D9D"/>
    <w:p w:rsidR="00330D9D" w:rsidRPr="00330D9D" w:rsidRDefault="00330D9D" w:rsidP="00330D9D">
      <w:pPr>
        <w:spacing w:after="0" w:line="576" w:lineRule="atLeast"/>
        <w:outlineLvl w:val="0"/>
        <w:rPr>
          <w:rFonts w:ascii="Arial" w:eastAsia="Times New Roman" w:hAnsi="Arial" w:cs="Arial"/>
          <w:b/>
          <w:bCs/>
          <w:color w:val="444444"/>
          <w:kern w:val="36"/>
          <w:sz w:val="48"/>
          <w:szCs w:val="48"/>
          <w:lang w:eastAsia="es-PY"/>
        </w:rPr>
      </w:pPr>
      <w:r w:rsidRPr="00330D9D">
        <w:rPr>
          <w:rFonts w:ascii="Arial" w:eastAsia="Times New Roman" w:hAnsi="Arial" w:cs="Arial"/>
          <w:b/>
          <w:bCs/>
          <w:color w:val="444444"/>
          <w:kern w:val="36"/>
          <w:sz w:val="48"/>
          <w:szCs w:val="48"/>
          <w:lang w:eastAsia="es-PY"/>
        </w:rPr>
        <w:t>Funciones y Funciones Almacenadas</w:t>
      </w:r>
    </w:p>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Las funciones guardan mucha similitud con los procedimientos, la diferencia es que una función debe devolver un valor propio de la función, la cual puede ser asignada a una variable o función. Debido a  este mecanismo las funciones pueden ser utilizadas dentro de sentencias SQL, además de poder ser usadas en bloques anónimos, procedimientos u otras funciones.</w:t>
      </w:r>
    </w:p>
    <w:p w:rsidR="00330D9D" w:rsidRPr="00330D9D" w:rsidRDefault="00330D9D" w:rsidP="00330D9D">
      <w:pPr>
        <w:spacing w:before="300" w:after="150" w:line="540" w:lineRule="atLeast"/>
        <w:outlineLvl w:val="1"/>
        <w:rPr>
          <w:rFonts w:ascii="Arial" w:eastAsia="Times New Roman" w:hAnsi="Arial" w:cs="Arial"/>
          <w:b/>
          <w:bCs/>
          <w:color w:val="444444"/>
          <w:sz w:val="45"/>
          <w:szCs w:val="45"/>
          <w:lang w:eastAsia="es-PY"/>
        </w:rPr>
      </w:pPr>
      <w:r w:rsidRPr="00330D9D">
        <w:rPr>
          <w:rFonts w:ascii="Arial" w:eastAsia="Times New Roman" w:hAnsi="Arial" w:cs="Arial"/>
          <w:b/>
          <w:bCs/>
          <w:color w:val="444444"/>
          <w:sz w:val="45"/>
          <w:szCs w:val="45"/>
          <w:lang w:eastAsia="es-PY"/>
        </w:rPr>
        <w:lastRenderedPageBreak/>
        <w:t>DECLARACIÓN DE FUNCIONES</w:t>
      </w:r>
    </w:p>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Antes de mostrar un ejemplo de función, veamos primero la sintaxis de una: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46"/>
        <w:gridCol w:w="45"/>
      </w:tblGrid>
      <w:tr w:rsidR="00330D9D" w:rsidRPr="00330D9D" w:rsidTr="00330D9D">
        <w:trPr>
          <w:tblCellSpacing w:w="15" w:type="dxa"/>
        </w:trPr>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FUNCTION &lt;NOMBRE_FUNCION&gt; (&lt;PARAMETROS&gt;)</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RETURN &lt;TIPO_DATO_RETORNO&gt;</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IS</w:t>
            </w:r>
          </w:p>
        </w:tc>
      </w:tr>
      <w:tr w:rsidR="00330D9D" w:rsidRPr="00330D9D" w:rsidTr="00330D9D">
        <w:trPr>
          <w:tblCellSpacing w:w="15" w:type="dxa"/>
        </w:trPr>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&lt;VARIABLES&gt;</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BEGIN</w:t>
            </w:r>
          </w:p>
        </w:tc>
      </w:tr>
      <w:tr w:rsidR="00330D9D" w:rsidRPr="00330D9D" w:rsidTr="00330D9D">
        <w:trPr>
          <w:tblCellSpacing w:w="15" w:type="dxa"/>
        </w:trPr>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&lt;CODIGO PL/SQL&gt;</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1"/>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END;</w:t>
            </w:r>
          </w:p>
        </w:tc>
      </w:tr>
    </w:tbl>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b/>
          <w:bCs/>
          <w:color w:val="444444"/>
          <w:sz w:val="21"/>
          <w:szCs w:val="21"/>
          <w:lang w:eastAsia="es-PY"/>
        </w:rPr>
        <w:t>Dónde:</w:t>
      </w:r>
    </w:p>
    <w:p w:rsidR="00330D9D" w:rsidRPr="00330D9D" w:rsidRDefault="00330D9D" w:rsidP="00330D9D">
      <w:pPr>
        <w:numPr>
          <w:ilvl w:val="0"/>
          <w:numId w:val="3"/>
        </w:numPr>
        <w:spacing w:before="100" w:beforeAutospacing="1" w:after="100" w:afterAutospacing="1"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&lt;NOMBRE_FUNCION&gt;: Es el nombre con el que se podrá identificar a la función</w:t>
      </w:r>
    </w:p>
    <w:p w:rsidR="00330D9D" w:rsidRPr="00330D9D" w:rsidRDefault="00330D9D" w:rsidP="00330D9D">
      <w:pPr>
        <w:numPr>
          <w:ilvl w:val="0"/>
          <w:numId w:val="3"/>
        </w:numPr>
        <w:spacing w:before="100" w:beforeAutospacing="1" w:after="100" w:afterAutospacing="1"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&lt;PARAMETROS&gt;: Los parámetros que usará la función como datos de entrada.</w:t>
      </w:r>
    </w:p>
    <w:p w:rsidR="00330D9D" w:rsidRPr="00330D9D" w:rsidRDefault="00330D9D" w:rsidP="00330D9D">
      <w:pPr>
        <w:numPr>
          <w:ilvl w:val="0"/>
          <w:numId w:val="3"/>
        </w:numPr>
        <w:spacing w:before="100" w:beforeAutospacing="1" w:after="100" w:afterAutospacing="1"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&lt;TIPO_DATO_RETORNO&gt;: Se debe indicar el tipo de dato que va a devolver la función.</w:t>
      </w:r>
    </w:p>
    <w:p w:rsidR="00330D9D" w:rsidRPr="00330D9D" w:rsidRDefault="00330D9D" w:rsidP="00330D9D">
      <w:pPr>
        <w:numPr>
          <w:ilvl w:val="0"/>
          <w:numId w:val="3"/>
        </w:numPr>
        <w:spacing w:before="100" w:beforeAutospacing="1" w:after="100" w:afterAutospacing="1"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 xml:space="preserve">&lt;VARIABLES&gt;: Variables que necesitemos para realizar operaciones en la función. Éstas variables serán de uso </w:t>
      </w:r>
      <w:proofErr w:type="spellStart"/>
      <w:r w:rsidRPr="00330D9D">
        <w:rPr>
          <w:rFonts w:ascii="Arial" w:eastAsia="Times New Roman" w:hAnsi="Arial" w:cs="Arial"/>
          <w:color w:val="444444"/>
          <w:sz w:val="21"/>
          <w:szCs w:val="21"/>
          <w:lang w:eastAsia="es-PY"/>
        </w:rPr>
        <w:t>esclusivo</w:t>
      </w:r>
      <w:proofErr w:type="spellEnd"/>
      <w:r w:rsidRPr="00330D9D">
        <w:rPr>
          <w:rFonts w:ascii="Arial" w:eastAsia="Times New Roman" w:hAnsi="Arial" w:cs="Arial"/>
          <w:color w:val="444444"/>
          <w:sz w:val="21"/>
          <w:szCs w:val="21"/>
          <w:lang w:eastAsia="es-PY"/>
        </w:rPr>
        <w:t xml:space="preserve"> de la función.</w:t>
      </w:r>
    </w:p>
    <w:p w:rsidR="00330D9D" w:rsidRPr="00330D9D" w:rsidRDefault="00330D9D" w:rsidP="00330D9D">
      <w:pPr>
        <w:numPr>
          <w:ilvl w:val="0"/>
          <w:numId w:val="3"/>
        </w:numPr>
        <w:spacing w:before="100" w:beforeAutospacing="1" w:after="100" w:afterAutospacing="1"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&lt;CODIGO PL/SQL&gt;: Código PL/SQL que ejecutará la función cada vez que sea llamada.</w:t>
      </w:r>
    </w:p>
    <w:p w:rsidR="00330D9D" w:rsidRPr="00330D9D" w:rsidRDefault="00330D9D" w:rsidP="00330D9D">
      <w:pPr>
        <w:spacing w:after="375" w:line="240" w:lineRule="auto"/>
        <w:rPr>
          <w:rFonts w:ascii="Arial" w:eastAsia="Times New Roman" w:hAnsi="Arial" w:cs="Arial"/>
          <w:color w:val="444444"/>
          <w:sz w:val="21"/>
          <w:szCs w:val="21"/>
          <w:lang w:eastAsia="es-PY"/>
        </w:rPr>
      </w:pPr>
      <w:proofErr w:type="spellStart"/>
      <w:r w:rsidRPr="00330D9D">
        <w:rPr>
          <w:rFonts w:ascii="Arial" w:eastAsia="Times New Roman" w:hAnsi="Arial" w:cs="Arial"/>
          <w:color w:val="444444"/>
          <w:sz w:val="21"/>
          <w:szCs w:val="21"/>
          <w:lang w:eastAsia="es-PY"/>
        </w:rPr>
        <w:t>Veámos</w:t>
      </w:r>
      <w:proofErr w:type="spellEnd"/>
      <w:r w:rsidRPr="00330D9D">
        <w:rPr>
          <w:rFonts w:ascii="Arial" w:eastAsia="Times New Roman" w:hAnsi="Arial" w:cs="Arial"/>
          <w:color w:val="444444"/>
          <w:sz w:val="21"/>
          <w:szCs w:val="21"/>
          <w:lang w:eastAsia="es-PY"/>
        </w:rPr>
        <w:t xml:space="preserve"> un 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6632"/>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01</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DECLARE</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02</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--Declaramos las variables de nuestro bloque anónimo.</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3271"/>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03</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V_VAR_SUMA        NUMBER;</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04</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Times New Roman" w:eastAsia="Times New Roman" w:hAnsi="Times New Roman" w:cs="Times New Roman"/>
                <w:sz w:val="24"/>
                <w:szCs w:val="24"/>
                <w:lang w:eastAsia="es-PY"/>
              </w:rPr>
              <w:t> </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251"/>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05</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--Declaramos la función SUMAR_NUMEROS</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06</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FUNCTION</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SUMAR_NUMEROS(P_NUMEROA   NUMBER,</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6512"/>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07</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P_NUMEROB   NUMBER)</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08</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--El tipo de dato que devolverá la función es NUMBER</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1771"/>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09</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RETURN</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NUMBER</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10</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IS</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8072"/>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11</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--Creamos una variable para almacenar el valor de la operación.</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12</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V_RESULTADO   NUMBER;</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1831"/>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13</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BEGIN</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14</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 Operamos</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4951"/>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15</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V_RESULTADO := P_NUMEROA + P_NUMEROB;</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16</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Times New Roman" w:eastAsia="Times New Roman" w:hAnsi="Times New Roman" w:cs="Times New Roman"/>
                <w:sz w:val="24"/>
                <w:szCs w:val="24"/>
                <w:lang w:eastAsia="es-PY"/>
              </w:rPr>
              <w:t> </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8233"/>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17</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 Y el valor de V_RESULTADO será devuelto como el valor de la función.</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18</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RETURN</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V_RESULTADO;</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51"/>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19</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END;</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20</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 </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4351"/>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21</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BEGIN</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lastRenderedPageBreak/>
              <w:t>22</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 Usamos la función directamente.</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652"/>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23</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DBMS_OUTPUT.PUT_LINE('La suma es: '</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 SUMAR_NUMEROS(10,80) );</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24</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Times New Roman" w:eastAsia="Times New Roman" w:hAnsi="Times New Roman" w:cs="Times New Roman"/>
                <w:sz w:val="24"/>
                <w:szCs w:val="24"/>
                <w:lang w:eastAsia="es-PY"/>
              </w:rPr>
              <w:t> </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6632"/>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25</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--Almacenamos el valor de la función en una variable.</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26</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--para imprimirlo posteriormente.</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6332"/>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27</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V_VAR_SUMA := SUMAR_NUMEROS(100,50);</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28</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DBMS_OUTPUT.PUT_LINE('La suma es: '</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 V_VAR_SUMA);</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7"/>
        <w:gridCol w:w="1109"/>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29</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END;</w:t>
            </w:r>
          </w:p>
        </w:tc>
      </w:tr>
      <w:tr w:rsidR="00330D9D" w:rsidRPr="00330D9D" w:rsidTr="00330D9D">
        <w:trPr>
          <w:tblCellSpacing w:w="15" w:type="dxa"/>
        </w:trPr>
        <w:tc>
          <w:tcPr>
            <w:tcW w:w="0" w:type="auto"/>
            <w:gridSpan w:val="3"/>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La suma es: 90</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1"/>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La suma es: 150</w:t>
            </w:r>
          </w:p>
        </w:tc>
      </w:tr>
    </w:tbl>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Como se puede observar, la función </w:t>
      </w:r>
      <w:r w:rsidRPr="00330D9D">
        <w:rPr>
          <w:rFonts w:ascii="Arial" w:eastAsia="Times New Roman" w:hAnsi="Arial" w:cs="Arial"/>
          <w:b/>
          <w:bCs/>
          <w:color w:val="444444"/>
          <w:sz w:val="21"/>
          <w:szCs w:val="21"/>
          <w:lang w:eastAsia="es-PY"/>
        </w:rPr>
        <w:t>SUMAR_NUMEROS</w:t>
      </w:r>
      <w:r w:rsidRPr="00330D9D">
        <w:rPr>
          <w:rFonts w:ascii="Arial" w:eastAsia="Times New Roman" w:hAnsi="Arial" w:cs="Arial"/>
          <w:color w:val="444444"/>
          <w:sz w:val="21"/>
          <w:szCs w:val="21"/>
          <w:lang w:eastAsia="es-PY"/>
        </w:rPr>
        <w:t> es pasada como un parámetro para la función DBMS_OUTPUT.PUT_LINE o se puede guardar el valor de retorno de la función en una variable. Esto es posible debido a que la función </w:t>
      </w:r>
      <w:r w:rsidRPr="00330D9D">
        <w:rPr>
          <w:rFonts w:ascii="Arial" w:eastAsia="Times New Roman" w:hAnsi="Arial" w:cs="Arial"/>
          <w:b/>
          <w:bCs/>
          <w:color w:val="444444"/>
          <w:sz w:val="21"/>
          <w:szCs w:val="21"/>
          <w:lang w:eastAsia="es-PY"/>
        </w:rPr>
        <w:t>SUMAR_NUMEROS</w:t>
      </w:r>
      <w:r w:rsidRPr="00330D9D">
        <w:rPr>
          <w:rFonts w:ascii="Arial" w:eastAsia="Times New Roman" w:hAnsi="Arial" w:cs="Arial"/>
          <w:color w:val="444444"/>
          <w:sz w:val="21"/>
          <w:szCs w:val="21"/>
          <w:lang w:eastAsia="es-PY"/>
        </w:rPr>
        <w:t> devuelve un valor del tipo </w:t>
      </w:r>
      <w:r w:rsidRPr="00330D9D">
        <w:rPr>
          <w:rFonts w:ascii="Arial" w:eastAsia="Times New Roman" w:hAnsi="Arial" w:cs="Arial"/>
          <w:b/>
          <w:bCs/>
          <w:color w:val="444444"/>
          <w:sz w:val="21"/>
          <w:szCs w:val="21"/>
          <w:lang w:eastAsia="es-PY"/>
        </w:rPr>
        <w:t>NUMBER</w:t>
      </w:r>
      <w:r w:rsidRPr="00330D9D">
        <w:rPr>
          <w:rFonts w:ascii="Arial" w:eastAsia="Times New Roman" w:hAnsi="Arial" w:cs="Arial"/>
          <w:color w:val="444444"/>
          <w:sz w:val="21"/>
          <w:szCs w:val="21"/>
          <w:lang w:eastAsia="es-PY"/>
        </w:rPr>
        <w:t>.</w:t>
      </w:r>
    </w:p>
    <w:p w:rsidR="00330D9D" w:rsidRPr="00330D9D" w:rsidRDefault="00330D9D" w:rsidP="00330D9D">
      <w:pPr>
        <w:spacing w:before="300" w:after="150" w:line="540" w:lineRule="atLeast"/>
        <w:outlineLvl w:val="1"/>
        <w:rPr>
          <w:rFonts w:ascii="Arial" w:eastAsia="Times New Roman" w:hAnsi="Arial" w:cs="Arial"/>
          <w:b/>
          <w:bCs/>
          <w:color w:val="444444"/>
          <w:sz w:val="45"/>
          <w:szCs w:val="45"/>
          <w:lang w:eastAsia="es-PY"/>
        </w:rPr>
      </w:pPr>
      <w:r w:rsidRPr="00330D9D">
        <w:rPr>
          <w:rFonts w:ascii="Arial" w:eastAsia="Times New Roman" w:hAnsi="Arial" w:cs="Arial"/>
          <w:b/>
          <w:bCs/>
          <w:color w:val="444444"/>
          <w:sz w:val="45"/>
          <w:szCs w:val="45"/>
          <w:lang w:eastAsia="es-PY"/>
        </w:rPr>
        <w:t>FUNCIONES ALMACENADAS</w:t>
      </w:r>
    </w:p>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Al igual que en los procedimientos, las funciones también pueden ser almacenadas en la base de datos. Para almacenar una función en la base de datos sólo debemos adicionar la palabra </w:t>
      </w:r>
      <w:r w:rsidRPr="00330D9D">
        <w:rPr>
          <w:rFonts w:ascii="Arial" w:eastAsia="Times New Roman" w:hAnsi="Arial" w:cs="Arial"/>
          <w:b/>
          <w:bCs/>
          <w:color w:val="444444"/>
          <w:sz w:val="21"/>
          <w:szCs w:val="21"/>
          <w:lang w:eastAsia="es-PY"/>
        </w:rPr>
        <w:t>CREATE</w:t>
      </w:r>
      <w:r w:rsidRPr="00330D9D">
        <w:rPr>
          <w:rFonts w:ascii="Arial" w:eastAsia="Times New Roman" w:hAnsi="Arial" w:cs="Arial"/>
          <w:color w:val="444444"/>
          <w:sz w:val="21"/>
          <w:szCs w:val="21"/>
          <w:lang w:eastAsia="es-PY"/>
        </w:rPr>
        <w:t> a la declaración de la función.</w:t>
      </w:r>
    </w:p>
    <w:p w:rsidR="00330D9D" w:rsidRPr="00330D9D" w:rsidRDefault="00330D9D" w:rsidP="00330D9D">
      <w:pPr>
        <w:spacing w:after="0"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Para compilar o almacenar una función en una base de datos se debe ejecutar sólo el código de la declaración del procedimiento sin el bloque anónimo.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352"/>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01</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--Declaración de la función</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02</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CREATE</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OR</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REPLACE</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FUNCTION</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HR.SUMAR_NUMEROS(P_NUMEROA   NUMBER,</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6272"/>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03</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P_NUMEROB   NUMBER)</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04</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--El tipo de dato que devolverá la función es NUMBER</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1531"/>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05</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RETURN</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NUMBER</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06</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IS</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832"/>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07</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--Creamos una variable para almacenar el valor de la operación.</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08</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V_RESULTADO   NUMBER;</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1591"/>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09</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BEGIN</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10</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 Operamos</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4711"/>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11</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V_RESULTADO := P_NUMEROA + P_NUMEROB;</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12</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Times New Roman" w:eastAsia="Times New Roman" w:hAnsi="Times New Roman" w:cs="Times New Roman"/>
                <w:sz w:val="24"/>
                <w:szCs w:val="24"/>
                <w:lang w:eastAsia="es-PY"/>
              </w:rPr>
              <w:t> </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8233"/>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13</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 Y el valor de V_RESULTADO será devuelto como el valor de la función.</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14</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RETURN</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V_RESULTADO;</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56"/>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15</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END;</w:t>
            </w:r>
          </w:p>
        </w:tc>
      </w:tr>
    </w:tbl>
    <w:p w:rsidR="00330D9D" w:rsidRPr="00330D9D" w:rsidRDefault="00330D9D" w:rsidP="00330D9D">
      <w:pPr>
        <w:spacing w:after="0"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Puedes utilizar las palabras reservadas </w:t>
      </w:r>
      <w:r w:rsidRPr="00330D9D">
        <w:rPr>
          <w:rFonts w:ascii="Arial" w:eastAsia="Times New Roman" w:hAnsi="Arial" w:cs="Arial"/>
          <w:b/>
          <w:bCs/>
          <w:color w:val="444444"/>
          <w:sz w:val="21"/>
          <w:szCs w:val="21"/>
          <w:lang w:eastAsia="es-PY"/>
        </w:rPr>
        <w:t>CREATE OR REPLACE</w:t>
      </w:r>
      <w:r w:rsidRPr="00330D9D">
        <w:rPr>
          <w:rFonts w:ascii="Arial" w:eastAsia="Times New Roman" w:hAnsi="Arial" w:cs="Arial"/>
          <w:color w:val="444444"/>
          <w:sz w:val="21"/>
          <w:szCs w:val="21"/>
          <w:lang w:eastAsia="es-PY"/>
        </w:rPr>
        <w:t>, de ésta manera no saldrá un error cuando intentes compilar tu función por segunda vez.</w:t>
      </w:r>
    </w:p>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Al crear una función almacenada, </w:t>
      </w:r>
      <w:r w:rsidRPr="00330D9D">
        <w:rPr>
          <w:rFonts w:ascii="Arial" w:eastAsia="Times New Roman" w:hAnsi="Arial" w:cs="Arial"/>
          <w:b/>
          <w:bCs/>
          <w:color w:val="444444"/>
          <w:sz w:val="21"/>
          <w:szCs w:val="21"/>
          <w:lang w:eastAsia="es-PY"/>
        </w:rPr>
        <w:t xml:space="preserve">SQL </w:t>
      </w:r>
      <w:proofErr w:type="spellStart"/>
      <w:r w:rsidRPr="00330D9D">
        <w:rPr>
          <w:rFonts w:ascii="Arial" w:eastAsia="Times New Roman" w:hAnsi="Arial" w:cs="Arial"/>
          <w:b/>
          <w:bCs/>
          <w:color w:val="444444"/>
          <w:sz w:val="21"/>
          <w:szCs w:val="21"/>
          <w:lang w:eastAsia="es-PY"/>
        </w:rPr>
        <w:t>Developer</w:t>
      </w:r>
      <w:proofErr w:type="spellEnd"/>
      <w:r w:rsidRPr="00330D9D">
        <w:rPr>
          <w:rFonts w:ascii="Arial" w:eastAsia="Times New Roman" w:hAnsi="Arial" w:cs="Arial"/>
          <w:color w:val="444444"/>
          <w:sz w:val="21"/>
          <w:szCs w:val="21"/>
          <w:lang w:eastAsia="es-PY"/>
        </w:rPr>
        <w:t> nos mostrará el siguiente mensaje:</w:t>
      </w:r>
    </w:p>
    <w:p w:rsidR="00330D9D" w:rsidRPr="00330D9D" w:rsidRDefault="00330D9D" w:rsidP="00330D9D">
      <w:pPr>
        <w:spacing w:after="0" w:line="240" w:lineRule="auto"/>
        <w:rPr>
          <w:rFonts w:ascii="Arial" w:eastAsia="Times New Roman" w:hAnsi="Arial" w:cs="Arial"/>
          <w:color w:val="444444"/>
          <w:sz w:val="21"/>
          <w:szCs w:val="21"/>
          <w:lang w:eastAsia="es-PY"/>
        </w:rPr>
      </w:pPr>
      <w:r>
        <w:rPr>
          <w:rFonts w:ascii="Arial" w:eastAsia="Times New Roman" w:hAnsi="Arial" w:cs="Arial"/>
          <w:noProof/>
          <w:color w:val="444444"/>
          <w:sz w:val="21"/>
          <w:szCs w:val="21"/>
          <w:lang w:eastAsia="es-PY"/>
        </w:rPr>
        <w:lastRenderedPageBreak/>
        <w:drawing>
          <wp:inline distT="0" distB="0" distL="0" distR="0">
            <wp:extent cx="4572000" cy="4086225"/>
            <wp:effectExtent l="0" t="0" r="0" b="9525"/>
            <wp:docPr id="2" name="Imagen 2" descr="http://jeanmazuelos.com/sites/default/files/plsql_c7_funcion_compil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eanmazuelos.com/sites/default/files/plsql_c7_funcion_compilado.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0" cy="4086225"/>
                    </a:xfrm>
                    <a:prstGeom prst="rect">
                      <a:avLst/>
                    </a:prstGeom>
                    <a:noFill/>
                    <a:ln>
                      <a:noFill/>
                    </a:ln>
                  </pic:spPr>
                </pic:pic>
              </a:graphicData>
            </a:graphic>
          </wp:inline>
        </w:drawing>
      </w:r>
    </w:p>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Las funciones almacenadas pueden ser utilizadas en bloques anónimos: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2431"/>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01</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DECLARE</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02</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V_VARIABLE  NUMBER;</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911"/>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03</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BEGIN</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04</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--Almacenamos el valor de la función almacenada</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6151"/>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05</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--en una variable para imprimirlo posteriormente.</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06</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V_VARIABLE := HR.SUMAR_NUMEROS(300,50);</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071"/>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07</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Times New Roman" w:eastAsia="Times New Roman" w:hAnsi="Times New Roman" w:cs="Times New Roman"/>
                <w:sz w:val="24"/>
                <w:szCs w:val="24"/>
                <w:lang w:eastAsia="es-PY"/>
              </w:rPr>
              <w:t> </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08</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--Mostramos el resultado de la operación</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2122"/>
        <w:gridCol w:w="2120"/>
        <w:gridCol w:w="213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09</w:t>
            </w:r>
          </w:p>
        </w:tc>
        <w:tc>
          <w:tcPr>
            <w:tcW w:w="0" w:type="auto"/>
            <w:gridSpan w:val="3"/>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DBMS_OUTPUT.PUT_LINE('La suma es: '</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 V_VARIABLE);</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10</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END;</w:t>
            </w:r>
          </w:p>
        </w:tc>
      </w:tr>
      <w:tr w:rsidR="00330D9D" w:rsidRPr="00330D9D" w:rsidTr="00330D9D">
        <w:trPr>
          <w:gridAfter w:val="2"/>
          <w:tblCellSpacing w:w="15" w:type="dxa"/>
        </w:trPr>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La suma es: 350</w:t>
            </w:r>
          </w:p>
        </w:tc>
      </w:tr>
    </w:tbl>
    <w:p w:rsidR="00330D9D" w:rsidRPr="00330D9D" w:rsidRDefault="00330D9D" w:rsidP="00330D9D">
      <w:pPr>
        <w:spacing w:after="375"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 xml:space="preserve">Adicionalmente, las funciones pueden ser usadas en sentencias SQL, veamos un ejemplo para sumar los campos </w:t>
      </w:r>
      <w:proofErr w:type="spellStart"/>
      <w:r w:rsidRPr="00330D9D">
        <w:rPr>
          <w:rFonts w:ascii="Arial" w:eastAsia="Times New Roman" w:hAnsi="Arial" w:cs="Arial"/>
          <w:color w:val="444444"/>
          <w:sz w:val="21"/>
          <w:szCs w:val="21"/>
          <w:lang w:eastAsia="es-PY"/>
        </w:rPr>
        <w:t>min_salary</w:t>
      </w:r>
      <w:proofErr w:type="spellEnd"/>
      <w:r w:rsidRPr="00330D9D">
        <w:rPr>
          <w:rFonts w:ascii="Arial" w:eastAsia="Times New Roman" w:hAnsi="Arial" w:cs="Arial"/>
          <w:color w:val="444444"/>
          <w:sz w:val="21"/>
          <w:szCs w:val="21"/>
          <w:lang w:eastAsia="es-PY"/>
        </w:rPr>
        <w:t xml:space="preserve"> y </w:t>
      </w:r>
      <w:proofErr w:type="spellStart"/>
      <w:r w:rsidRPr="00330D9D">
        <w:rPr>
          <w:rFonts w:ascii="Arial" w:eastAsia="Times New Roman" w:hAnsi="Arial" w:cs="Arial"/>
          <w:color w:val="444444"/>
          <w:sz w:val="21"/>
          <w:szCs w:val="21"/>
          <w:lang w:eastAsia="es-PY"/>
        </w:rPr>
        <w:t>max_salary</w:t>
      </w:r>
      <w:proofErr w:type="spellEnd"/>
      <w:r w:rsidRPr="00330D9D">
        <w:rPr>
          <w:rFonts w:ascii="Arial" w:eastAsia="Times New Roman" w:hAnsi="Arial" w:cs="Arial"/>
          <w:color w:val="444444"/>
          <w:sz w:val="21"/>
          <w:szCs w:val="21"/>
          <w:lang w:eastAsia="es-PY"/>
        </w:rPr>
        <w:t xml:space="preserve"> de la tabla hr.jobs: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6272"/>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1</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 Usamos la función HR.SUMAR_NUMEROS, para realizar</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2</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 xml:space="preserve">-- una suma con los campos </w:t>
            </w:r>
            <w:proofErr w:type="spellStart"/>
            <w:r w:rsidRPr="00330D9D">
              <w:rPr>
                <w:rFonts w:ascii="Courier New" w:eastAsia="Times New Roman" w:hAnsi="Courier New" w:cs="Courier New"/>
                <w:sz w:val="20"/>
                <w:szCs w:val="20"/>
                <w:lang w:eastAsia="es-PY"/>
              </w:rPr>
              <w:t>min_salary</w:t>
            </w:r>
            <w:proofErr w:type="spellEnd"/>
            <w:r w:rsidRPr="00330D9D">
              <w:rPr>
                <w:rFonts w:ascii="Courier New" w:eastAsia="Times New Roman" w:hAnsi="Courier New" w:cs="Courier New"/>
                <w:sz w:val="20"/>
                <w:szCs w:val="20"/>
                <w:lang w:eastAsia="es-PY"/>
              </w:rPr>
              <w:t xml:space="preserve"> y </w:t>
            </w:r>
            <w:proofErr w:type="spellStart"/>
            <w:r w:rsidRPr="00330D9D">
              <w:rPr>
                <w:rFonts w:ascii="Courier New" w:eastAsia="Times New Roman" w:hAnsi="Courier New" w:cs="Courier New"/>
                <w:sz w:val="20"/>
                <w:szCs w:val="20"/>
                <w:lang w:eastAsia="es-PY"/>
              </w:rPr>
              <w:t>max_salary</w:t>
            </w:r>
            <w:proofErr w:type="spellEnd"/>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2671"/>
        <w:gridCol w:w="45"/>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3</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 de la tabla hr.jobs</w:t>
            </w:r>
          </w:p>
        </w:tc>
      </w:tr>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4</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SELECT</w:t>
            </w:r>
            <w:r w:rsidRPr="00330D9D">
              <w:rPr>
                <w:rFonts w:ascii="Times New Roman" w:eastAsia="Times New Roman" w:hAnsi="Times New Roman" w:cs="Times New Roman"/>
                <w:sz w:val="24"/>
                <w:szCs w:val="24"/>
                <w:lang w:eastAsia="es-PY"/>
              </w:rPr>
              <w:t> </w:t>
            </w:r>
            <w:proofErr w:type="spellStart"/>
            <w:r w:rsidRPr="00330D9D">
              <w:rPr>
                <w:rFonts w:ascii="Courier New" w:eastAsia="Times New Roman" w:hAnsi="Courier New" w:cs="Courier New"/>
                <w:sz w:val="20"/>
                <w:szCs w:val="20"/>
                <w:lang w:eastAsia="es-PY"/>
              </w:rPr>
              <w:t>job_id</w:t>
            </w:r>
            <w:proofErr w:type="spellEnd"/>
            <w:r w:rsidRPr="00330D9D">
              <w:rPr>
                <w:rFonts w:ascii="Courier New" w:eastAsia="Times New Roman" w:hAnsi="Courier New" w:cs="Courier New"/>
                <w:sz w:val="20"/>
                <w:szCs w:val="20"/>
                <w:lang w:eastAsia="es-PY"/>
              </w:rPr>
              <w:t>,</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2191"/>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5</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proofErr w:type="spellStart"/>
            <w:r w:rsidRPr="00330D9D">
              <w:rPr>
                <w:rFonts w:ascii="Courier New" w:eastAsia="Times New Roman" w:hAnsi="Courier New" w:cs="Courier New"/>
                <w:sz w:val="20"/>
                <w:szCs w:val="20"/>
                <w:lang w:eastAsia="es-PY"/>
              </w:rPr>
              <w:t>job_title</w:t>
            </w:r>
            <w:proofErr w:type="spellEnd"/>
            <w:r w:rsidRPr="00330D9D">
              <w:rPr>
                <w:rFonts w:ascii="Courier New" w:eastAsia="Times New Roman" w:hAnsi="Courier New" w:cs="Courier New"/>
                <w:sz w:val="20"/>
                <w:szCs w:val="20"/>
                <w:lang w:eastAsia="es-PY"/>
              </w:rPr>
              <w:t>,</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6</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proofErr w:type="spellStart"/>
            <w:r w:rsidRPr="00330D9D">
              <w:rPr>
                <w:rFonts w:ascii="Courier New" w:eastAsia="Times New Roman" w:hAnsi="Courier New" w:cs="Courier New"/>
                <w:sz w:val="20"/>
                <w:szCs w:val="20"/>
                <w:lang w:eastAsia="es-PY"/>
              </w:rPr>
              <w:t>min_salary</w:t>
            </w:r>
            <w:proofErr w:type="spellEnd"/>
            <w:r w:rsidRPr="00330D9D">
              <w:rPr>
                <w:rFonts w:ascii="Courier New" w:eastAsia="Times New Roman" w:hAnsi="Courier New" w:cs="Courier New"/>
                <w:sz w:val="20"/>
                <w:szCs w:val="20"/>
                <w:lang w:eastAsia="es-PY"/>
              </w:rPr>
              <w:t>,</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6452"/>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7</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proofErr w:type="spellStart"/>
            <w:r w:rsidRPr="00330D9D">
              <w:rPr>
                <w:rFonts w:ascii="Courier New" w:eastAsia="Times New Roman" w:hAnsi="Courier New" w:cs="Courier New"/>
                <w:sz w:val="20"/>
                <w:szCs w:val="20"/>
                <w:lang w:eastAsia="es-PY"/>
              </w:rPr>
              <w:t>max_salary</w:t>
            </w:r>
            <w:proofErr w:type="spellEnd"/>
            <w:r w:rsidRPr="00330D9D">
              <w:rPr>
                <w:rFonts w:ascii="Courier New" w:eastAsia="Times New Roman" w:hAnsi="Courier New" w:cs="Courier New"/>
                <w:sz w:val="20"/>
                <w:szCs w:val="20"/>
                <w:lang w:eastAsia="es-PY"/>
              </w:rPr>
              <w:t>,</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8</w:t>
            </w:r>
          </w:p>
        </w:tc>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HR.SUMAR_NUMEROS(</w:t>
            </w:r>
            <w:proofErr w:type="spellStart"/>
            <w:r w:rsidRPr="00330D9D">
              <w:rPr>
                <w:rFonts w:ascii="Courier New" w:eastAsia="Times New Roman" w:hAnsi="Courier New" w:cs="Courier New"/>
                <w:sz w:val="20"/>
                <w:szCs w:val="20"/>
                <w:lang w:eastAsia="es-PY"/>
              </w:rPr>
              <w:t>min_salary,max_salary</w:t>
            </w:r>
            <w:proofErr w:type="spellEnd"/>
            <w:r w:rsidRPr="00330D9D">
              <w:rPr>
                <w:rFonts w:ascii="Courier New" w:eastAsia="Times New Roman" w:hAnsi="Courier New" w:cs="Courier New"/>
                <w:sz w:val="20"/>
                <w:szCs w:val="20"/>
                <w:lang w:eastAsia="es-PY"/>
              </w:rPr>
              <w:t>) as</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SUMA</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0"/>
        <w:gridCol w:w="7839"/>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lastRenderedPageBreak/>
              <w:t>9</w:t>
            </w:r>
          </w:p>
        </w:tc>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color w:val="C7254E"/>
                <w:sz w:val="20"/>
                <w:szCs w:val="20"/>
                <w:lang w:eastAsia="es-PY"/>
              </w:rPr>
              <w:t>  </w:t>
            </w:r>
            <w:r w:rsidRPr="00330D9D">
              <w:rPr>
                <w:rFonts w:ascii="Courier New" w:eastAsia="Times New Roman" w:hAnsi="Courier New" w:cs="Courier New"/>
                <w:sz w:val="20"/>
                <w:szCs w:val="20"/>
                <w:lang w:eastAsia="es-PY"/>
              </w:rPr>
              <w:t>FROM</w:t>
            </w:r>
            <w:r w:rsidRPr="00330D9D">
              <w:rPr>
                <w:rFonts w:ascii="Times New Roman" w:eastAsia="Times New Roman" w:hAnsi="Times New Roman" w:cs="Times New Roman"/>
                <w:sz w:val="24"/>
                <w:szCs w:val="24"/>
                <w:lang w:eastAsia="es-PY"/>
              </w:rPr>
              <w:t> </w:t>
            </w:r>
            <w:r w:rsidRPr="00330D9D">
              <w:rPr>
                <w:rFonts w:ascii="Courier New" w:eastAsia="Times New Roman" w:hAnsi="Courier New" w:cs="Courier New"/>
                <w:sz w:val="20"/>
                <w:szCs w:val="20"/>
                <w:lang w:eastAsia="es-PY"/>
              </w:rPr>
              <w:t>hr.jobs;</w:t>
            </w:r>
          </w:p>
        </w:tc>
      </w:tr>
      <w:tr w:rsidR="00330D9D" w:rsidRPr="00330D9D" w:rsidTr="00330D9D">
        <w:trPr>
          <w:tblCellSpacing w:w="15" w:type="dxa"/>
        </w:trPr>
        <w:tc>
          <w:tcPr>
            <w:tcW w:w="0" w:type="auto"/>
            <w:gridSpan w:val="3"/>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JOB_ID     JOB_TITLE                           MIN_SALARY MAX_SALARY       SUMA</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4"/>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 ----------------------------------- ---------- ---------- ----------</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 xml:space="preserve">AD_PRES    </w:t>
            </w:r>
            <w:proofErr w:type="spellStart"/>
            <w:r w:rsidRPr="00330D9D">
              <w:rPr>
                <w:rFonts w:ascii="Courier New" w:eastAsia="Times New Roman" w:hAnsi="Courier New" w:cs="Courier New"/>
                <w:sz w:val="20"/>
                <w:szCs w:val="20"/>
                <w:lang w:eastAsia="es-PY"/>
              </w:rPr>
              <w:t>President</w:t>
            </w:r>
            <w:proofErr w:type="spellEnd"/>
            <w:r w:rsidRPr="00330D9D">
              <w:rPr>
                <w:rFonts w:ascii="Courier New" w:eastAsia="Times New Roman" w:hAnsi="Courier New" w:cs="Courier New"/>
                <w:sz w:val="20"/>
                <w:szCs w:val="20"/>
                <w:lang w:eastAsia="es-PY"/>
              </w:rPr>
              <w:t>                                20080      40000      60080</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4"/>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 xml:space="preserve">AD_VP      </w:t>
            </w:r>
            <w:proofErr w:type="spellStart"/>
            <w:r w:rsidRPr="00330D9D">
              <w:rPr>
                <w:rFonts w:ascii="Courier New" w:eastAsia="Times New Roman" w:hAnsi="Courier New" w:cs="Courier New"/>
                <w:sz w:val="20"/>
                <w:szCs w:val="20"/>
                <w:lang w:eastAsia="es-PY"/>
              </w:rPr>
              <w:t>Administration</w:t>
            </w:r>
            <w:proofErr w:type="spellEnd"/>
            <w:r w:rsidRPr="00330D9D">
              <w:rPr>
                <w:rFonts w:ascii="Courier New" w:eastAsia="Times New Roman" w:hAnsi="Courier New" w:cs="Courier New"/>
                <w:sz w:val="20"/>
                <w:szCs w:val="20"/>
                <w:lang w:eastAsia="es-PY"/>
              </w:rPr>
              <w:t xml:space="preserve"> Vice </w:t>
            </w:r>
            <w:proofErr w:type="spellStart"/>
            <w:r w:rsidRPr="00330D9D">
              <w:rPr>
                <w:rFonts w:ascii="Courier New" w:eastAsia="Times New Roman" w:hAnsi="Courier New" w:cs="Courier New"/>
                <w:sz w:val="20"/>
                <w:szCs w:val="20"/>
                <w:lang w:eastAsia="es-PY"/>
              </w:rPr>
              <w:t>President</w:t>
            </w:r>
            <w:proofErr w:type="spellEnd"/>
            <w:r w:rsidRPr="00330D9D">
              <w:rPr>
                <w:rFonts w:ascii="Courier New" w:eastAsia="Times New Roman" w:hAnsi="Courier New" w:cs="Courier New"/>
                <w:sz w:val="20"/>
                <w:szCs w:val="20"/>
                <w:lang w:eastAsia="es-PY"/>
              </w:rPr>
              <w:t>            15000      30000      45000</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 xml:space="preserve">AD_ASST    </w:t>
            </w:r>
            <w:proofErr w:type="spellStart"/>
            <w:r w:rsidRPr="00330D9D">
              <w:rPr>
                <w:rFonts w:ascii="Courier New" w:eastAsia="Times New Roman" w:hAnsi="Courier New" w:cs="Courier New"/>
                <w:sz w:val="20"/>
                <w:szCs w:val="20"/>
                <w:lang w:eastAsia="es-PY"/>
              </w:rPr>
              <w:t>Administration</w:t>
            </w:r>
            <w:proofErr w:type="spellEnd"/>
            <w:r w:rsidRPr="00330D9D">
              <w:rPr>
                <w:rFonts w:ascii="Courier New" w:eastAsia="Times New Roman" w:hAnsi="Courier New" w:cs="Courier New"/>
                <w:sz w:val="20"/>
                <w:szCs w:val="20"/>
                <w:lang w:eastAsia="es-PY"/>
              </w:rPr>
              <w:t xml:space="preserve"> </w:t>
            </w:r>
            <w:proofErr w:type="spellStart"/>
            <w:r w:rsidRPr="00330D9D">
              <w:rPr>
                <w:rFonts w:ascii="Courier New" w:eastAsia="Times New Roman" w:hAnsi="Courier New" w:cs="Courier New"/>
                <w:sz w:val="20"/>
                <w:szCs w:val="20"/>
                <w:lang w:eastAsia="es-PY"/>
              </w:rPr>
              <w:t>Assistant</w:t>
            </w:r>
            <w:proofErr w:type="spellEnd"/>
            <w:r w:rsidRPr="00330D9D">
              <w:rPr>
                <w:rFonts w:ascii="Courier New" w:eastAsia="Times New Roman" w:hAnsi="Courier New" w:cs="Courier New"/>
                <w:sz w:val="20"/>
                <w:szCs w:val="20"/>
                <w:lang w:eastAsia="es-PY"/>
              </w:rPr>
              <w:t>                  3000       6000       9000</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4"/>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 xml:space="preserve">FI_MGR     </w:t>
            </w:r>
            <w:proofErr w:type="spellStart"/>
            <w:r w:rsidRPr="00330D9D">
              <w:rPr>
                <w:rFonts w:ascii="Courier New" w:eastAsia="Times New Roman" w:hAnsi="Courier New" w:cs="Courier New"/>
                <w:sz w:val="20"/>
                <w:szCs w:val="20"/>
                <w:lang w:eastAsia="es-PY"/>
              </w:rPr>
              <w:t>Finance</w:t>
            </w:r>
            <w:proofErr w:type="spellEnd"/>
            <w:r w:rsidRPr="00330D9D">
              <w:rPr>
                <w:rFonts w:ascii="Courier New" w:eastAsia="Times New Roman" w:hAnsi="Courier New" w:cs="Courier New"/>
                <w:sz w:val="20"/>
                <w:szCs w:val="20"/>
                <w:lang w:eastAsia="es-PY"/>
              </w:rPr>
              <w:t xml:space="preserve"> Manager                           8200      16000      24200</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 xml:space="preserve">FI_ACCOUNT </w:t>
            </w:r>
            <w:proofErr w:type="spellStart"/>
            <w:r w:rsidRPr="00330D9D">
              <w:rPr>
                <w:rFonts w:ascii="Courier New" w:eastAsia="Times New Roman" w:hAnsi="Courier New" w:cs="Courier New"/>
                <w:sz w:val="20"/>
                <w:szCs w:val="20"/>
                <w:lang w:eastAsia="es-PY"/>
              </w:rPr>
              <w:t>Accountant</w:t>
            </w:r>
            <w:proofErr w:type="spellEnd"/>
            <w:r w:rsidRPr="00330D9D">
              <w:rPr>
                <w:rFonts w:ascii="Courier New" w:eastAsia="Times New Roman" w:hAnsi="Courier New" w:cs="Courier New"/>
                <w:sz w:val="20"/>
                <w:szCs w:val="20"/>
                <w:lang w:eastAsia="es-PY"/>
              </w:rPr>
              <w:t>                                4200       9000      13200</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4"/>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 xml:space="preserve">AC_MGR     </w:t>
            </w:r>
            <w:proofErr w:type="spellStart"/>
            <w:r w:rsidRPr="00330D9D">
              <w:rPr>
                <w:rFonts w:ascii="Courier New" w:eastAsia="Times New Roman" w:hAnsi="Courier New" w:cs="Courier New"/>
                <w:sz w:val="20"/>
                <w:szCs w:val="20"/>
                <w:lang w:eastAsia="es-PY"/>
              </w:rPr>
              <w:t>Accounting</w:t>
            </w:r>
            <w:proofErr w:type="spellEnd"/>
            <w:r w:rsidRPr="00330D9D">
              <w:rPr>
                <w:rFonts w:ascii="Courier New" w:eastAsia="Times New Roman" w:hAnsi="Courier New" w:cs="Courier New"/>
                <w:sz w:val="20"/>
                <w:szCs w:val="20"/>
                <w:lang w:eastAsia="es-PY"/>
              </w:rPr>
              <w:t xml:space="preserve"> Manager                        8200      16000      24200</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 xml:space="preserve">AC_ACCOUNT </w:t>
            </w:r>
            <w:proofErr w:type="spellStart"/>
            <w:r w:rsidRPr="00330D9D">
              <w:rPr>
                <w:rFonts w:ascii="Courier New" w:eastAsia="Times New Roman" w:hAnsi="Courier New" w:cs="Courier New"/>
                <w:sz w:val="20"/>
                <w:szCs w:val="20"/>
                <w:lang w:eastAsia="es-PY"/>
              </w:rPr>
              <w:t>Public</w:t>
            </w:r>
            <w:proofErr w:type="spellEnd"/>
            <w:r w:rsidRPr="00330D9D">
              <w:rPr>
                <w:rFonts w:ascii="Courier New" w:eastAsia="Times New Roman" w:hAnsi="Courier New" w:cs="Courier New"/>
                <w:sz w:val="20"/>
                <w:szCs w:val="20"/>
                <w:lang w:eastAsia="es-PY"/>
              </w:rPr>
              <w:t xml:space="preserve"> </w:t>
            </w:r>
            <w:proofErr w:type="spellStart"/>
            <w:r w:rsidRPr="00330D9D">
              <w:rPr>
                <w:rFonts w:ascii="Courier New" w:eastAsia="Times New Roman" w:hAnsi="Courier New" w:cs="Courier New"/>
                <w:sz w:val="20"/>
                <w:szCs w:val="20"/>
                <w:lang w:eastAsia="es-PY"/>
              </w:rPr>
              <w:t>Accountant</w:t>
            </w:r>
            <w:proofErr w:type="spellEnd"/>
            <w:r w:rsidRPr="00330D9D">
              <w:rPr>
                <w:rFonts w:ascii="Courier New" w:eastAsia="Times New Roman" w:hAnsi="Courier New" w:cs="Courier New"/>
                <w:sz w:val="20"/>
                <w:szCs w:val="20"/>
                <w:lang w:eastAsia="es-PY"/>
              </w:rPr>
              <w:t>                         4200       9000      13200</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4"/>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SA_MAN     Sales Manager                            10000      20080      30080</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 xml:space="preserve">SA_REP     Sales </w:t>
            </w:r>
            <w:proofErr w:type="spellStart"/>
            <w:r w:rsidRPr="00330D9D">
              <w:rPr>
                <w:rFonts w:ascii="Courier New" w:eastAsia="Times New Roman" w:hAnsi="Courier New" w:cs="Courier New"/>
                <w:sz w:val="20"/>
                <w:szCs w:val="20"/>
                <w:lang w:eastAsia="es-PY"/>
              </w:rPr>
              <w:t>Representative</w:t>
            </w:r>
            <w:proofErr w:type="spellEnd"/>
            <w:r w:rsidRPr="00330D9D">
              <w:rPr>
                <w:rFonts w:ascii="Courier New" w:eastAsia="Times New Roman" w:hAnsi="Courier New" w:cs="Courier New"/>
                <w:sz w:val="20"/>
                <w:szCs w:val="20"/>
                <w:lang w:eastAsia="es-PY"/>
              </w:rPr>
              <w:t>                      6000      12008      18008</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4"/>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 xml:space="preserve">PU_MAN     </w:t>
            </w:r>
            <w:proofErr w:type="spellStart"/>
            <w:r w:rsidRPr="00330D9D">
              <w:rPr>
                <w:rFonts w:ascii="Courier New" w:eastAsia="Times New Roman" w:hAnsi="Courier New" w:cs="Courier New"/>
                <w:sz w:val="20"/>
                <w:szCs w:val="20"/>
                <w:lang w:eastAsia="es-PY"/>
              </w:rPr>
              <w:t>Purchasing</w:t>
            </w:r>
            <w:proofErr w:type="spellEnd"/>
            <w:r w:rsidRPr="00330D9D">
              <w:rPr>
                <w:rFonts w:ascii="Courier New" w:eastAsia="Times New Roman" w:hAnsi="Courier New" w:cs="Courier New"/>
                <w:sz w:val="20"/>
                <w:szCs w:val="20"/>
                <w:lang w:eastAsia="es-PY"/>
              </w:rPr>
              <w:t xml:space="preserve"> Manager                        8000      15000      23000</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 xml:space="preserve">PU_CLERK   </w:t>
            </w:r>
            <w:proofErr w:type="spellStart"/>
            <w:r w:rsidRPr="00330D9D">
              <w:rPr>
                <w:rFonts w:ascii="Courier New" w:eastAsia="Times New Roman" w:hAnsi="Courier New" w:cs="Courier New"/>
                <w:sz w:val="20"/>
                <w:szCs w:val="20"/>
                <w:lang w:eastAsia="es-PY"/>
              </w:rPr>
              <w:t>Purchasing</w:t>
            </w:r>
            <w:proofErr w:type="spellEnd"/>
            <w:r w:rsidRPr="00330D9D">
              <w:rPr>
                <w:rFonts w:ascii="Courier New" w:eastAsia="Times New Roman" w:hAnsi="Courier New" w:cs="Courier New"/>
                <w:sz w:val="20"/>
                <w:szCs w:val="20"/>
                <w:lang w:eastAsia="es-PY"/>
              </w:rPr>
              <w:t xml:space="preserve"> Clerk                          2500       5500       8000</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49"/>
        <w:gridCol w:w="45"/>
      </w:tblGrid>
      <w:tr w:rsidR="00330D9D" w:rsidRPr="00330D9D" w:rsidTr="00330D9D">
        <w:trPr>
          <w:gridAfter w:val="1"/>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Times New Roman" w:eastAsia="Times New Roman" w:hAnsi="Times New Roman" w:cs="Times New Roman"/>
                <w:sz w:val="24"/>
                <w:szCs w:val="24"/>
                <w:lang w:eastAsia="es-PY"/>
              </w:rPr>
              <w:t> </w:t>
            </w:r>
          </w:p>
        </w:tc>
      </w:tr>
      <w:tr w:rsidR="00330D9D" w:rsidRPr="00330D9D" w:rsidTr="00330D9D">
        <w:trPr>
          <w:tblCellSpacing w:w="15" w:type="dxa"/>
        </w:trPr>
        <w:tc>
          <w:tcPr>
            <w:tcW w:w="0" w:type="auto"/>
            <w:gridSpan w:val="2"/>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JOB_ID     JOB_TITLE                           MIN_SALARY MAX_SALARY       SUMA</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4"/>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 ----------------------------------- ---------- ---------- ----------</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ST_MAN     Stock Manager                             5500       8500      14000</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4"/>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ST_CLERK   Stock Clerk                               2008       5000       7008</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 xml:space="preserve">SH_CLERK   </w:t>
            </w:r>
            <w:proofErr w:type="spellStart"/>
            <w:r w:rsidRPr="00330D9D">
              <w:rPr>
                <w:rFonts w:ascii="Courier New" w:eastAsia="Times New Roman" w:hAnsi="Courier New" w:cs="Courier New"/>
                <w:sz w:val="20"/>
                <w:szCs w:val="20"/>
                <w:lang w:eastAsia="es-PY"/>
              </w:rPr>
              <w:t>Shipping</w:t>
            </w:r>
            <w:proofErr w:type="spellEnd"/>
            <w:r w:rsidRPr="00330D9D">
              <w:rPr>
                <w:rFonts w:ascii="Courier New" w:eastAsia="Times New Roman" w:hAnsi="Courier New" w:cs="Courier New"/>
                <w:sz w:val="20"/>
                <w:szCs w:val="20"/>
                <w:lang w:eastAsia="es-PY"/>
              </w:rPr>
              <w:t xml:space="preserve"> Clerk                            2500       5500       8000</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4"/>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 xml:space="preserve">IT_PROG    </w:t>
            </w:r>
            <w:proofErr w:type="spellStart"/>
            <w:r w:rsidRPr="00330D9D">
              <w:rPr>
                <w:rFonts w:ascii="Courier New" w:eastAsia="Times New Roman" w:hAnsi="Courier New" w:cs="Courier New"/>
                <w:sz w:val="20"/>
                <w:szCs w:val="20"/>
                <w:lang w:eastAsia="es-PY"/>
              </w:rPr>
              <w:t>Programmer</w:t>
            </w:r>
            <w:proofErr w:type="spellEnd"/>
            <w:r w:rsidRPr="00330D9D">
              <w:rPr>
                <w:rFonts w:ascii="Courier New" w:eastAsia="Times New Roman" w:hAnsi="Courier New" w:cs="Courier New"/>
                <w:sz w:val="20"/>
                <w:szCs w:val="20"/>
                <w:lang w:eastAsia="es-PY"/>
              </w:rPr>
              <w:t>                                4000      10000      14000</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MK_MAN     Marketing Manager                         9000      15000      24000</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4"/>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 xml:space="preserve">MK_REP     Marketing </w:t>
            </w:r>
            <w:proofErr w:type="spellStart"/>
            <w:r w:rsidRPr="00330D9D">
              <w:rPr>
                <w:rFonts w:ascii="Courier New" w:eastAsia="Times New Roman" w:hAnsi="Courier New" w:cs="Courier New"/>
                <w:sz w:val="20"/>
                <w:szCs w:val="20"/>
                <w:lang w:eastAsia="es-PY"/>
              </w:rPr>
              <w:t>Representative</w:t>
            </w:r>
            <w:proofErr w:type="spellEnd"/>
            <w:r w:rsidRPr="00330D9D">
              <w:rPr>
                <w:rFonts w:ascii="Courier New" w:eastAsia="Times New Roman" w:hAnsi="Courier New" w:cs="Courier New"/>
                <w:sz w:val="20"/>
                <w:szCs w:val="20"/>
                <w:lang w:eastAsia="es-PY"/>
              </w:rPr>
              <w:t>                  4000       9000      13000</w:t>
            </w:r>
          </w:p>
        </w:tc>
      </w:tr>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 xml:space="preserve">HR_REP     Human </w:t>
            </w:r>
            <w:proofErr w:type="spellStart"/>
            <w:r w:rsidRPr="00330D9D">
              <w:rPr>
                <w:rFonts w:ascii="Courier New" w:eastAsia="Times New Roman" w:hAnsi="Courier New" w:cs="Courier New"/>
                <w:sz w:val="20"/>
                <w:szCs w:val="20"/>
                <w:lang w:eastAsia="es-PY"/>
              </w:rPr>
              <w:t>Resources</w:t>
            </w:r>
            <w:proofErr w:type="spellEnd"/>
            <w:r w:rsidRPr="00330D9D">
              <w:rPr>
                <w:rFonts w:ascii="Courier New" w:eastAsia="Times New Roman" w:hAnsi="Courier New" w:cs="Courier New"/>
                <w:sz w:val="20"/>
                <w:szCs w:val="20"/>
                <w:lang w:eastAsia="es-PY"/>
              </w:rPr>
              <w:t xml:space="preserve"> </w:t>
            </w:r>
            <w:proofErr w:type="spellStart"/>
            <w:r w:rsidRPr="00330D9D">
              <w:rPr>
                <w:rFonts w:ascii="Courier New" w:eastAsia="Times New Roman" w:hAnsi="Courier New" w:cs="Courier New"/>
                <w:sz w:val="20"/>
                <w:szCs w:val="20"/>
                <w:lang w:eastAsia="es-PY"/>
              </w:rPr>
              <w:t>Representative</w:t>
            </w:r>
            <w:proofErr w:type="spellEnd"/>
            <w:r w:rsidRPr="00330D9D">
              <w:rPr>
                <w:rFonts w:ascii="Courier New" w:eastAsia="Times New Roman" w:hAnsi="Courier New" w:cs="Courier New"/>
                <w:sz w:val="20"/>
                <w:szCs w:val="20"/>
                <w:lang w:eastAsia="es-PY"/>
              </w:rPr>
              <w:t>            4000       9000      13000</w:t>
            </w:r>
          </w:p>
        </w:tc>
      </w:tr>
    </w:tbl>
    <w:p w:rsidR="00330D9D" w:rsidRPr="00330D9D" w:rsidRDefault="00330D9D" w:rsidP="00330D9D">
      <w:pPr>
        <w:spacing w:after="0" w:line="240" w:lineRule="auto"/>
        <w:rPr>
          <w:rFonts w:ascii="Arial" w:eastAsia="Times New Roman" w:hAnsi="Arial" w:cs="Arial"/>
          <w:vanish/>
          <w:color w:val="444444"/>
          <w:sz w:val="21"/>
          <w:szCs w:val="21"/>
          <w:lang w:eastAsia="es-PY"/>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94"/>
      </w:tblGrid>
      <w:tr w:rsidR="00330D9D" w:rsidRPr="00330D9D" w:rsidTr="00330D9D">
        <w:trPr>
          <w:tblCellSpacing w:w="15" w:type="dxa"/>
        </w:trPr>
        <w:tc>
          <w:tcPr>
            <w:tcW w:w="0" w:type="auto"/>
            <w:vAlign w:val="center"/>
            <w:hideMark/>
          </w:tcPr>
          <w:p w:rsidR="00330D9D" w:rsidRPr="00330D9D" w:rsidRDefault="00330D9D" w:rsidP="00330D9D">
            <w:pPr>
              <w:spacing w:after="0" w:line="240" w:lineRule="auto"/>
              <w:rPr>
                <w:rFonts w:ascii="Times New Roman" w:eastAsia="Times New Roman" w:hAnsi="Times New Roman" w:cs="Times New Roman"/>
                <w:sz w:val="24"/>
                <w:szCs w:val="24"/>
                <w:lang w:eastAsia="es-PY"/>
              </w:rPr>
            </w:pPr>
            <w:r w:rsidRPr="00330D9D">
              <w:rPr>
                <w:rFonts w:ascii="Courier New" w:eastAsia="Times New Roman" w:hAnsi="Courier New" w:cs="Courier New"/>
                <w:sz w:val="20"/>
                <w:szCs w:val="20"/>
                <w:lang w:eastAsia="es-PY"/>
              </w:rPr>
              <w:t xml:space="preserve">PR_REP     </w:t>
            </w:r>
            <w:proofErr w:type="spellStart"/>
            <w:r w:rsidRPr="00330D9D">
              <w:rPr>
                <w:rFonts w:ascii="Courier New" w:eastAsia="Times New Roman" w:hAnsi="Courier New" w:cs="Courier New"/>
                <w:sz w:val="20"/>
                <w:szCs w:val="20"/>
                <w:lang w:eastAsia="es-PY"/>
              </w:rPr>
              <w:t>Public</w:t>
            </w:r>
            <w:proofErr w:type="spellEnd"/>
            <w:r w:rsidRPr="00330D9D">
              <w:rPr>
                <w:rFonts w:ascii="Courier New" w:eastAsia="Times New Roman" w:hAnsi="Courier New" w:cs="Courier New"/>
                <w:sz w:val="20"/>
                <w:szCs w:val="20"/>
                <w:lang w:eastAsia="es-PY"/>
              </w:rPr>
              <w:t xml:space="preserve"> </w:t>
            </w:r>
            <w:proofErr w:type="spellStart"/>
            <w:r w:rsidRPr="00330D9D">
              <w:rPr>
                <w:rFonts w:ascii="Courier New" w:eastAsia="Times New Roman" w:hAnsi="Courier New" w:cs="Courier New"/>
                <w:sz w:val="20"/>
                <w:szCs w:val="20"/>
                <w:lang w:eastAsia="es-PY"/>
              </w:rPr>
              <w:t>Relations</w:t>
            </w:r>
            <w:proofErr w:type="spellEnd"/>
            <w:r w:rsidRPr="00330D9D">
              <w:rPr>
                <w:rFonts w:ascii="Courier New" w:eastAsia="Times New Roman" w:hAnsi="Courier New" w:cs="Courier New"/>
                <w:sz w:val="20"/>
                <w:szCs w:val="20"/>
                <w:lang w:eastAsia="es-PY"/>
              </w:rPr>
              <w:t xml:space="preserve"> </w:t>
            </w:r>
            <w:proofErr w:type="spellStart"/>
            <w:r w:rsidRPr="00330D9D">
              <w:rPr>
                <w:rFonts w:ascii="Courier New" w:eastAsia="Times New Roman" w:hAnsi="Courier New" w:cs="Courier New"/>
                <w:sz w:val="20"/>
                <w:szCs w:val="20"/>
                <w:lang w:eastAsia="es-PY"/>
              </w:rPr>
              <w:t>Representative</w:t>
            </w:r>
            <w:proofErr w:type="spellEnd"/>
            <w:r w:rsidRPr="00330D9D">
              <w:rPr>
                <w:rFonts w:ascii="Courier New" w:eastAsia="Times New Roman" w:hAnsi="Courier New" w:cs="Courier New"/>
                <w:sz w:val="20"/>
                <w:szCs w:val="20"/>
                <w:lang w:eastAsia="es-PY"/>
              </w:rPr>
              <w:t>           4500      10500      15000</w:t>
            </w:r>
          </w:p>
        </w:tc>
      </w:tr>
    </w:tbl>
    <w:p w:rsidR="00330D9D" w:rsidRPr="00330D9D" w:rsidRDefault="00330D9D" w:rsidP="00330D9D">
      <w:pPr>
        <w:spacing w:after="0" w:line="240" w:lineRule="auto"/>
        <w:rPr>
          <w:rFonts w:ascii="Arial" w:eastAsia="Times New Roman" w:hAnsi="Arial" w:cs="Arial"/>
          <w:color w:val="444444"/>
          <w:sz w:val="21"/>
          <w:szCs w:val="21"/>
          <w:lang w:eastAsia="es-PY"/>
        </w:rPr>
      </w:pPr>
      <w:r w:rsidRPr="00330D9D">
        <w:rPr>
          <w:rFonts w:ascii="Arial" w:eastAsia="Times New Roman" w:hAnsi="Arial" w:cs="Arial"/>
          <w:color w:val="444444"/>
          <w:sz w:val="21"/>
          <w:szCs w:val="21"/>
          <w:lang w:eastAsia="es-PY"/>
        </w:rPr>
        <w:t>El uso de funciones son muy útiles en el caso de necesitar realizar operaciones entre columnas de una o varias tablas, de ésta manera podrías disminuir la complejidad de tus consultas SQL.</w:t>
      </w:r>
    </w:p>
    <w:p w:rsidR="00330D9D" w:rsidRDefault="00330D9D"/>
    <w:p w:rsidR="00330D9D" w:rsidRDefault="00330D9D" w:rsidP="00330D9D">
      <w:pPr>
        <w:pStyle w:val="Ttulo1"/>
        <w:spacing w:before="0" w:beforeAutospacing="0" w:after="0" w:afterAutospacing="0" w:line="576" w:lineRule="atLeast"/>
        <w:rPr>
          <w:rFonts w:ascii="Arial" w:hAnsi="Arial" w:cs="Arial"/>
          <w:color w:val="444444"/>
        </w:rPr>
      </w:pPr>
      <w:r>
        <w:rPr>
          <w:rFonts w:ascii="Arial" w:hAnsi="Arial" w:cs="Arial"/>
          <w:color w:val="444444"/>
        </w:rPr>
        <w:lastRenderedPageBreak/>
        <w:t>Parámetros de entrada y salida</w:t>
      </w:r>
    </w:p>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 xml:space="preserve">Los parámetros son un mecanismo muy importante cuando hablamos de funciones o procedimientos en un lenguaje de programación. Adicionalmente en un lenguaje como PL/SQL se pueden definir los parámetros de </w:t>
      </w:r>
      <w:proofErr w:type="gramStart"/>
      <w:r>
        <w:rPr>
          <w:rFonts w:ascii="Arial" w:hAnsi="Arial" w:cs="Arial"/>
          <w:color w:val="444444"/>
          <w:sz w:val="21"/>
          <w:szCs w:val="21"/>
        </w:rPr>
        <w:t>entrada(</w:t>
      </w:r>
      <w:proofErr w:type="gramEnd"/>
      <w:r>
        <w:rPr>
          <w:rFonts w:ascii="Arial" w:hAnsi="Arial" w:cs="Arial"/>
          <w:color w:val="444444"/>
          <w:sz w:val="21"/>
          <w:szCs w:val="21"/>
        </w:rPr>
        <w:t>por defecto), de salida o ambos.</w:t>
      </w:r>
    </w:p>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En éste capítulo trataremos el uso de los parámetros tanto en funciones como en procedimiento PL/SQL.</w:t>
      </w:r>
    </w:p>
    <w:p w:rsidR="00330D9D" w:rsidRDefault="00330D9D" w:rsidP="00330D9D">
      <w:pPr>
        <w:pStyle w:val="Ttulo2"/>
        <w:spacing w:before="300" w:beforeAutospacing="0" w:after="150" w:afterAutospacing="0" w:line="540" w:lineRule="atLeast"/>
        <w:rPr>
          <w:rFonts w:ascii="Arial" w:hAnsi="Arial" w:cs="Arial"/>
          <w:color w:val="444444"/>
          <w:sz w:val="45"/>
          <w:szCs w:val="45"/>
        </w:rPr>
      </w:pPr>
      <w:r>
        <w:rPr>
          <w:rFonts w:ascii="Arial" w:hAnsi="Arial" w:cs="Arial"/>
          <w:color w:val="444444"/>
          <w:sz w:val="45"/>
          <w:szCs w:val="45"/>
        </w:rPr>
        <w:t>Parámetros de Entrada</w:t>
      </w:r>
    </w:p>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 xml:space="preserve">El comportamiento común de un parámetro es como entrada, </w:t>
      </w:r>
      <w:proofErr w:type="spellStart"/>
      <w:r>
        <w:rPr>
          <w:rFonts w:ascii="Arial" w:hAnsi="Arial" w:cs="Arial"/>
          <w:color w:val="444444"/>
          <w:sz w:val="21"/>
          <w:szCs w:val="21"/>
        </w:rPr>
        <w:t>ésto</w:t>
      </w:r>
      <w:proofErr w:type="spellEnd"/>
      <w:r>
        <w:rPr>
          <w:rFonts w:ascii="Arial" w:hAnsi="Arial" w:cs="Arial"/>
          <w:color w:val="444444"/>
          <w:sz w:val="21"/>
          <w:szCs w:val="21"/>
        </w:rPr>
        <w:t xml:space="preserve"> quiere decir que recibirá un dato almacenado en el parámetro enviado desde el contexto en el que se llama a la función. Si deseamos indicar explícitamente que deseamos el parámetro como de entrada debemos adicionar la palabra reservada IN a la declaración del parámetro de la función.</w:t>
      </w:r>
    </w:p>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A manera de ejemplo, crearemos la función OPERAR_NUMEROS.</w:t>
      </w:r>
    </w:p>
    <w:p w:rsidR="00330D9D" w:rsidRDefault="00330D9D" w:rsidP="00330D9D">
      <w:pPr>
        <w:rPr>
          <w:rFonts w:ascii="Arial" w:hAnsi="Arial" w:cs="Arial"/>
          <w:color w:val="444444"/>
          <w:sz w:val="21"/>
          <w:szCs w:val="21"/>
        </w:rPr>
      </w:pPr>
      <w:r>
        <w:rPr>
          <w:rFonts w:ascii="Arial" w:hAnsi="Arial" w:cs="Arial"/>
          <w:color w:val="444444"/>
          <w:sz w:val="21"/>
          <w:szCs w:val="21"/>
        </w:rPr>
        <w:t>No es necesario especificar el tipo de parámetro cuando sólo lo vamos a utilizar como parámetro de entrada, pero es recomendable hacerlo.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352"/>
        <w:gridCol w:w="45"/>
      </w:tblGrid>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01</w:t>
            </w:r>
          </w:p>
        </w:tc>
        <w:tc>
          <w:tcPr>
            <w:tcW w:w="0" w:type="auto"/>
            <w:vAlign w:val="center"/>
            <w:hideMark/>
          </w:tcPr>
          <w:p w:rsidR="00330D9D" w:rsidRDefault="00330D9D" w:rsidP="00FF6450">
            <w:pPr>
              <w:contextualSpacing/>
              <w:rPr>
                <w:sz w:val="24"/>
                <w:szCs w:val="24"/>
              </w:rPr>
            </w:pPr>
            <w:r>
              <w:rPr>
                <w:rStyle w:val="CdigoHTML"/>
                <w:rFonts w:eastAsiaTheme="minorHAnsi"/>
              </w:rPr>
              <w:t>-- Función que realiza una operación entre 2 números según</w:t>
            </w:r>
          </w:p>
        </w:tc>
      </w:tr>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02</w:t>
            </w:r>
          </w:p>
        </w:tc>
        <w:tc>
          <w:tcPr>
            <w:tcW w:w="0" w:type="auto"/>
            <w:gridSpan w:val="2"/>
            <w:vAlign w:val="center"/>
            <w:hideMark/>
          </w:tcPr>
          <w:p w:rsidR="00330D9D" w:rsidRDefault="00330D9D" w:rsidP="00FF6450">
            <w:pPr>
              <w:contextualSpacing/>
              <w:rPr>
                <w:sz w:val="24"/>
                <w:szCs w:val="24"/>
              </w:rPr>
            </w:pPr>
            <w:r>
              <w:rPr>
                <w:rStyle w:val="CdigoHTML"/>
                <w:rFonts w:eastAsiaTheme="minorHAnsi"/>
              </w:rPr>
              <w:t>-- el tipo de operación indicada en el parámetro P_OPERACION:</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2071"/>
        <w:gridCol w:w="45"/>
      </w:tblGrid>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03</w:t>
            </w:r>
          </w:p>
        </w:tc>
        <w:tc>
          <w:tcPr>
            <w:tcW w:w="0" w:type="auto"/>
            <w:vAlign w:val="center"/>
            <w:hideMark/>
          </w:tcPr>
          <w:p w:rsidR="00330D9D" w:rsidRDefault="00330D9D" w:rsidP="00FF6450">
            <w:pPr>
              <w:contextualSpacing/>
              <w:rPr>
                <w:sz w:val="24"/>
                <w:szCs w:val="24"/>
              </w:rPr>
            </w:pPr>
            <w:r>
              <w:rPr>
                <w:rStyle w:val="CdigoHTML"/>
                <w:rFonts w:eastAsiaTheme="minorHAnsi"/>
              </w:rPr>
              <w:t>--     + -&gt; SUMA</w:t>
            </w:r>
          </w:p>
        </w:tc>
      </w:tr>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04</w:t>
            </w:r>
          </w:p>
        </w:tc>
        <w:tc>
          <w:tcPr>
            <w:tcW w:w="0" w:type="auto"/>
            <w:gridSpan w:val="2"/>
            <w:vAlign w:val="center"/>
            <w:hideMark/>
          </w:tcPr>
          <w:p w:rsidR="00330D9D" w:rsidRDefault="00330D9D" w:rsidP="00FF6450">
            <w:pPr>
              <w:contextualSpacing/>
              <w:rPr>
                <w:sz w:val="24"/>
                <w:szCs w:val="24"/>
              </w:rPr>
            </w:pPr>
            <w:r>
              <w:rPr>
                <w:rStyle w:val="CdigoHTML"/>
                <w:rFonts w:eastAsiaTheme="minorHAnsi"/>
              </w:rPr>
              <w:t>--     - -&gt; RESTA</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3151"/>
        <w:gridCol w:w="45"/>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05</w:t>
            </w:r>
          </w:p>
        </w:tc>
        <w:tc>
          <w:tcPr>
            <w:tcW w:w="0" w:type="auto"/>
            <w:gridSpan w:val="2"/>
            <w:vAlign w:val="center"/>
            <w:hideMark/>
          </w:tcPr>
          <w:p w:rsidR="00330D9D" w:rsidRDefault="00330D9D" w:rsidP="00FF6450">
            <w:pPr>
              <w:contextualSpacing/>
              <w:rPr>
                <w:sz w:val="24"/>
                <w:szCs w:val="24"/>
              </w:rPr>
            </w:pPr>
            <w:r>
              <w:rPr>
                <w:rStyle w:val="CdigoHTML"/>
                <w:rFonts w:eastAsiaTheme="minorHAnsi"/>
              </w:rPr>
              <w:t>--     * -&gt; MULTIPLICACION</w:t>
            </w:r>
          </w:p>
        </w:tc>
      </w:tr>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06</w:t>
            </w:r>
          </w:p>
        </w:tc>
        <w:tc>
          <w:tcPr>
            <w:tcW w:w="0" w:type="auto"/>
            <w:vAlign w:val="center"/>
            <w:hideMark/>
          </w:tcPr>
          <w:p w:rsidR="00330D9D" w:rsidRDefault="00330D9D" w:rsidP="00FF6450">
            <w:pPr>
              <w:contextualSpacing/>
              <w:rPr>
                <w:sz w:val="24"/>
                <w:szCs w:val="24"/>
              </w:rPr>
            </w:pPr>
            <w:r>
              <w:rPr>
                <w:rStyle w:val="CdigoHTML"/>
                <w:rFonts w:eastAsiaTheme="minorHAnsi"/>
              </w:rPr>
              <w:t>--     / -&gt; DIVISION</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720"/>
        <w:gridCol w:w="45"/>
      </w:tblGrid>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07</w:t>
            </w:r>
          </w:p>
        </w:tc>
        <w:tc>
          <w:tcPr>
            <w:tcW w:w="0" w:type="auto"/>
            <w:vAlign w:val="center"/>
            <w:hideMark/>
          </w:tcPr>
          <w:p w:rsidR="00330D9D" w:rsidRDefault="00330D9D" w:rsidP="00FF6450">
            <w:pPr>
              <w:contextualSpacing/>
              <w:rPr>
                <w:sz w:val="24"/>
                <w:szCs w:val="24"/>
              </w:rPr>
            </w:pPr>
            <w:r>
              <w:rPr>
                <w:rStyle w:val="CdigoHTML"/>
                <w:rFonts w:eastAsiaTheme="minorHAnsi"/>
              </w:rPr>
              <w:t>--     Otro -&gt; NULL</w:t>
            </w:r>
          </w:p>
        </w:tc>
      </w:tr>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08</w:t>
            </w:r>
          </w:p>
        </w:tc>
        <w:tc>
          <w:tcPr>
            <w:tcW w:w="0" w:type="auto"/>
            <w:gridSpan w:val="2"/>
            <w:vAlign w:val="center"/>
            <w:hideMark/>
          </w:tcPr>
          <w:p w:rsidR="00330D9D" w:rsidRDefault="00330D9D" w:rsidP="00FF6450">
            <w:pPr>
              <w:contextualSpacing/>
              <w:rPr>
                <w:sz w:val="24"/>
                <w:szCs w:val="24"/>
              </w:rPr>
            </w:pPr>
            <w:r>
              <w:rPr>
                <w:rStyle w:val="CdigoHTML"/>
                <w:rFonts w:eastAsiaTheme="minorHAnsi"/>
              </w:rPr>
              <w:t>CREATE</w:t>
            </w:r>
            <w:r>
              <w:t> </w:t>
            </w:r>
            <w:r>
              <w:rPr>
                <w:rStyle w:val="CdigoHTML"/>
                <w:rFonts w:eastAsiaTheme="minorHAnsi"/>
              </w:rPr>
              <w:t>OR</w:t>
            </w:r>
            <w:r>
              <w:t> </w:t>
            </w:r>
            <w:r>
              <w:rPr>
                <w:rStyle w:val="CdigoHTML"/>
                <w:rFonts w:eastAsiaTheme="minorHAnsi"/>
              </w:rPr>
              <w:t>REPLACE</w:t>
            </w:r>
            <w:r>
              <w:t> </w:t>
            </w:r>
            <w:r>
              <w:rPr>
                <w:rStyle w:val="CdigoHTML"/>
                <w:rFonts w:eastAsiaTheme="minorHAnsi"/>
              </w:rPr>
              <w:t>FUNCTION</w:t>
            </w:r>
            <w:r>
              <w:t> </w:t>
            </w:r>
            <w:r>
              <w:rPr>
                <w:rStyle w:val="CdigoHTML"/>
                <w:rFonts w:eastAsiaTheme="minorHAnsi"/>
              </w:rPr>
              <w:t>HR.OPERAR_NUMEROS(P_NUMEROA   IN</w:t>
            </w:r>
            <w:r>
              <w:t> </w:t>
            </w:r>
            <w:r>
              <w:rPr>
                <w:rStyle w:val="CdigoHTML"/>
                <w:rFonts w:eastAsiaTheme="minorHAnsi"/>
              </w:rPr>
              <w:t>NUMBER,</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8002"/>
        <w:gridCol w:w="45"/>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09</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P_NUMEROB   IN</w:t>
            </w:r>
            <w:r>
              <w:t> </w:t>
            </w:r>
            <w:r>
              <w:rPr>
                <w:rStyle w:val="CdigoHTML"/>
                <w:rFonts w:eastAsiaTheme="minorHAnsi"/>
              </w:rPr>
              <w:t>NUMBER,</w:t>
            </w:r>
          </w:p>
        </w:tc>
      </w:tr>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10</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P_OPERACION IN</w:t>
            </w:r>
            <w:r>
              <w:t> </w:t>
            </w:r>
            <w:r>
              <w:rPr>
                <w:rStyle w:val="CdigoHTML"/>
                <w:rFonts w:eastAsiaTheme="minorHAnsi"/>
              </w:rPr>
              <w:t>CHAR)</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1520"/>
        <w:gridCol w:w="45"/>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11</w:t>
            </w:r>
          </w:p>
        </w:tc>
        <w:tc>
          <w:tcPr>
            <w:tcW w:w="0" w:type="auto"/>
            <w:gridSpan w:val="2"/>
            <w:vAlign w:val="center"/>
            <w:hideMark/>
          </w:tcPr>
          <w:p w:rsidR="00330D9D" w:rsidRDefault="00330D9D" w:rsidP="00FF6450">
            <w:pPr>
              <w:contextualSpacing/>
              <w:rPr>
                <w:sz w:val="24"/>
                <w:szCs w:val="24"/>
              </w:rPr>
            </w:pPr>
            <w:r>
              <w:rPr>
                <w:rStyle w:val="CdigoHTML"/>
                <w:rFonts w:eastAsiaTheme="minorHAnsi"/>
              </w:rPr>
              <w:t>RETURN</w:t>
            </w:r>
            <w:r>
              <w:t> </w:t>
            </w:r>
            <w:r>
              <w:rPr>
                <w:rStyle w:val="CdigoHTML"/>
                <w:rFonts w:eastAsiaTheme="minorHAnsi"/>
              </w:rPr>
              <w:t>NUMBER</w:t>
            </w:r>
          </w:p>
        </w:tc>
      </w:tr>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12</w:t>
            </w:r>
          </w:p>
        </w:tc>
        <w:tc>
          <w:tcPr>
            <w:tcW w:w="0" w:type="auto"/>
            <w:vAlign w:val="center"/>
            <w:hideMark/>
          </w:tcPr>
          <w:p w:rsidR="00330D9D" w:rsidRDefault="00330D9D" w:rsidP="00FF6450">
            <w:pPr>
              <w:contextualSpacing/>
              <w:rPr>
                <w:sz w:val="24"/>
                <w:szCs w:val="24"/>
              </w:rPr>
            </w:pPr>
            <w:r>
              <w:rPr>
                <w:rStyle w:val="CdigoHTML"/>
                <w:rFonts w:eastAsiaTheme="minorHAnsi"/>
              </w:rPr>
              <w:t>IS</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2551"/>
        <w:gridCol w:w="45"/>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13</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V_RESULTADO NUMBER;</w:t>
            </w:r>
          </w:p>
        </w:tc>
      </w:tr>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14</w:t>
            </w:r>
          </w:p>
        </w:tc>
        <w:tc>
          <w:tcPr>
            <w:tcW w:w="0" w:type="auto"/>
            <w:vAlign w:val="center"/>
            <w:hideMark/>
          </w:tcPr>
          <w:p w:rsidR="00330D9D" w:rsidRDefault="00330D9D" w:rsidP="00FF6450">
            <w:pPr>
              <w:contextualSpacing/>
              <w:rPr>
                <w:sz w:val="24"/>
                <w:szCs w:val="24"/>
              </w:rPr>
            </w:pPr>
            <w:r>
              <w:rPr>
                <w:rStyle w:val="CdigoHTML"/>
                <w:rFonts w:eastAsiaTheme="minorHAnsi"/>
              </w:rPr>
              <w:t>BEGIN</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3611"/>
        <w:gridCol w:w="45"/>
      </w:tblGrid>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15</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CASE</w:t>
            </w:r>
          </w:p>
        </w:tc>
      </w:tr>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16</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WHEN</w:t>
            </w:r>
            <w:r>
              <w:t> </w:t>
            </w:r>
            <w:r>
              <w:rPr>
                <w:rStyle w:val="CdigoHTML"/>
                <w:rFonts w:eastAsiaTheme="minorHAnsi"/>
              </w:rPr>
              <w:t>P_OPERACION = '+'</w:t>
            </w:r>
            <w:r>
              <w:t> </w:t>
            </w:r>
            <w:r>
              <w:rPr>
                <w:rStyle w:val="CdigoHTML"/>
                <w:rFonts w:eastAsiaTheme="minorHAnsi"/>
              </w:rPr>
              <w:t>THEN</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191"/>
        <w:gridCol w:w="45"/>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17</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V_RESULTADO := P_NUMEROA + P_NUMEROB;</w:t>
            </w:r>
          </w:p>
        </w:tc>
      </w:tr>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18</w:t>
            </w:r>
          </w:p>
        </w:tc>
        <w:tc>
          <w:tcPr>
            <w:tcW w:w="0" w:type="auto"/>
            <w:vAlign w:val="center"/>
            <w:hideMark/>
          </w:tcPr>
          <w:p w:rsidR="00330D9D" w:rsidRDefault="00330D9D" w:rsidP="00FF6450">
            <w:pPr>
              <w:contextualSpacing/>
              <w:rPr>
                <w:sz w:val="24"/>
                <w:szCs w:val="24"/>
              </w:rPr>
            </w:pPr>
            <w:r>
              <w:t> </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191"/>
        <w:gridCol w:w="45"/>
      </w:tblGrid>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19</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WHEN</w:t>
            </w:r>
            <w:r>
              <w:t> </w:t>
            </w:r>
            <w:r>
              <w:rPr>
                <w:rStyle w:val="CdigoHTML"/>
                <w:rFonts w:eastAsiaTheme="minorHAnsi"/>
              </w:rPr>
              <w:t>P_OPERACION = '-'</w:t>
            </w:r>
            <w:r>
              <w:t> </w:t>
            </w:r>
            <w:r>
              <w:rPr>
                <w:rStyle w:val="CdigoHTML"/>
                <w:rFonts w:eastAsiaTheme="minorHAnsi"/>
              </w:rPr>
              <w:t>THEN</w:t>
            </w:r>
          </w:p>
        </w:tc>
      </w:tr>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20</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V_RESULTADO := P_NUMEROA - P_NUMEROB;</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3611"/>
        <w:gridCol w:w="45"/>
      </w:tblGrid>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21</w:t>
            </w:r>
          </w:p>
        </w:tc>
        <w:tc>
          <w:tcPr>
            <w:tcW w:w="0" w:type="auto"/>
            <w:vAlign w:val="center"/>
            <w:hideMark/>
          </w:tcPr>
          <w:p w:rsidR="00330D9D" w:rsidRDefault="00330D9D" w:rsidP="00FF6450">
            <w:pPr>
              <w:contextualSpacing/>
              <w:rPr>
                <w:sz w:val="24"/>
                <w:szCs w:val="24"/>
              </w:rPr>
            </w:pPr>
            <w:r>
              <w:t> </w:t>
            </w:r>
          </w:p>
        </w:tc>
      </w:tr>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22</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WHEN</w:t>
            </w:r>
            <w:r>
              <w:t> </w:t>
            </w:r>
            <w:r>
              <w:rPr>
                <w:rStyle w:val="CdigoHTML"/>
                <w:rFonts w:eastAsiaTheme="minorHAnsi"/>
              </w:rPr>
              <w:t>P_OPERACION = '*'</w:t>
            </w:r>
            <w:r>
              <w:t> </w:t>
            </w:r>
            <w:r>
              <w:rPr>
                <w:rStyle w:val="CdigoHTML"/>
                <w:rFonts w:eastAsiaTheme="minorHAnsi"/>
              </w:rPr>
              <w:t>THEN</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191"/>
        <w:gridCol w:w="45"/>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lastRenderedPageBreak/>
              <w:t>23</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V_RESULTADO := P_NUMEROA * P_NUMEROB;</w:t>
            </w:r>
          </w:p>
        </w:tc>
      </w:tr>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24</w:t>
            </w:r>
          </w:p>
        </w:tc>
        <w:tc>
          <w:tcPr>
            <w:tcW w:w="0" w:type="auto"/>
            <w:vAlign w:val="center"/>
            <w:hideMark/>
          </w:tcPr>
          <w:p w:rsidR="00330D9D" w:rsidRDefault="00330D9D" w:rsidP="00FF6450">
            <w:pPr>
              <w:contextualSpacing/>
              <w:rPr>
                <w:sz w:val="24"/>
                <w:szCs w:val="24"/>
              </w:rPr>
            </w:pPr>
            <w:r>
              <w:t> </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4951"/>
        <w:gridCol w:w="45"/>
      </w:tblGrid>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25</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WHEN</w:t>
            </w:r>
            <w:r>
              <w:t> </w:t>
            </w:r>
            <w:r>
              <w:rPr>
                <w:rStyle w:val="CdigoHTML"/>
                <w:rFonts w:eastAsiaTheme="minorHAnsi"/>
              </w:rPr>
              <w:t>P_OPERACION = '/'</w:t>
            </w:r>
            <w:r>
              <w:t> </w:t>
            </w:r>
            <w:r>
              <w:rPr>
                <w:rStyle w:val="CdigoHTML"/>
                <w:rFonts w:eastAsiaTheme="minorHAnsi"/>
              </w:rPr>
              <w:t>THEN</w:t>
            </w:r>
          </w:p>
        </w:tc>
      </w:tr>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26</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 Controlamos las divisiones por 0</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3201"/>
        <w:gridCol w:w="45"/>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27</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IF</w:t>
            </w:r>
            <w:r>
              <w:t> </w:t>
            </w:r>
            <w:r>
              <w:rPr>
                <w:rStyle w:val="CdigoHTML"/>
                <w:rFonts w:eastAsiaTheme="minorHAnsi"/>
              </w:rPr>
              <w:t>P_NUMEROB = 0 THEN</w:t>
            </w:r>
          </w:p>
        </w:tc>
      </w:tr>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28</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V_RESULTADO := 0;</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431"/>
        <w:gridCol w:w="45"/>
      </w:tblGrid>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29</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ELSE</w:t>
            </w:r>
          </w:p>
        </w:tc>
      </w:tr>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30</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V_RESULTADO := P_NUMEROA / P_NUMEROB;</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1520"/>
        <w:gridCol w:w="45"/>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31</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END</w:t>
            </w:r>
            <w:r>
              <w:t> </w:t>
            </w:r>
            <w:r>
              <w:rPr>
                <w:rStyle w:val="CdigoHTML"/>
                <w:rFonts w:eastAsiaTheme="minorHAnsi"/>
              </w:rPr>
              <w:t>IF;</w:t>
            </w:r>
          </w:p>
        </w:tc>
      </w:tr>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32</w:t>
            </w:r>
          </w:p>
        </w:tc>
        <w:tc>
          <w:tcPr>
            <w:tcW w:w="0" w:type="auto"/>
            <w:vAlign w:val="center"/>
            <w:hideMark/>
          </w:tcPr>
          <w:p w:rsidR="00330D9D" w:rsidRDefault="00330D9D" w:rsidP="00FF6450">
            <w:pPr>
              <w:contextualSpacing/>
              <w:rPr>
                <w:sz w:val="24"/>
                <w:szCs w:val="24"/>
              </w:rPr>
            </w:pPr>
            <w:r>
              <w:t> </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6752"/>
        <w:gridCol w:w="45"/>
      </w:tblGrid>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33</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ELSE</w:t>
            </w:r>
          </w:p>
        </w:tc>
      </w:tr>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34</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 xml:space="preserve">-- En caso de que P_OPERACION contenga un </w:t>
            </w:r>
            <w:proofErr w:type="spellStart"/>
            <w:r>
              <w:rPr>
                <w:rStyle w:val="CdigoHTML"/>
                <w:rFonts w:eastAsiaTheme="minorHAnsi"/>
              </w:rPr>
              <w:t>caracter</w:t>
            </w:r>
            <w:proofErr w:type="spellEnd"/>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791"/>
        <w:gridCol w:w="45"/>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35</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 que no sean +,-,* ó / se devolverá NULL</w:t>
            </w:r>
          </w:p>
        </w:tc>
      </w:tr>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36</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V_RESULTADO := NULL;</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1280"/>
        <w:gridCol w:w="45"/>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37</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END</w:t>
            </w:r>
            <w:r>
              <w:t> </w:t>
            </w:r>
            <w:r>
              <w:rPr>
                <w:rStyle w:val="CdigoHTML"/>
                <w:rFonts w:eastAsiaTheme="minorHAnsi"/>
              </w:rPr>
              <w:t>CASE;</w:t>
            </w:r>
          </w:p>
        </w:tc>
      </w:tr>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38</w:t>
            </w:r>
          </w:p>
        </w:tc>
        <w:tc>
          <w:tcPr>
            <w:tcW w:w="0" w:type="auto"/>
            <w:vAlign w:val="center"/>
            <w:hideMark/>
          </w:tcPr>
          <w:p w:rsidR="00330D9D" w:rsidRDefault="00330D9D" w:rsidP="00FF6450">
            <w:pPr>
              <w:contextualSpacing/>
              <w:rPr>
                <w:sz w:val="24"/>
                <w:szCs w:val="24"/>
              </w:rPr>
            </w:pPr>
            <w:r>
              <w:t> </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
        <w:gridCol w:w="3543"/>
        <w:gridCol w:w="30"/>
        <w:gridCol w:w="45"/>
      </w:tblGrid>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39</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RETURN</w:t>
            </w:r>
            <w:r>
              <w:t> </w:t>
            </w:r>
            <w:r>
              <w:rPr>
                <w:rStyle w:val="CdigoHTML"/>
                <w:rFonts w:eastAsiaTheme="minorHAnsi"/>
              </w:rPr>
              <w:t>V_RESULTADO;</w:t>
            </w:r>
          </w:p>
        </w:tc>
      </w:tr>
      <w:tr w:rsidR="00330D9D" w:rsidTr="00330D9D">
        <w:trPr>
          <w:gridAfter w:val="2"/>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40</w:t>
            </w:r>
          </w:p>
        </w:tc>
        <w:tc>
          <w:tcPr>
            <w:tcW w:w="0" w:type="auto"/>
            <w:vAlign w:val="center"/>
            <w:hideMark/>
          </w:tcPr>
          <w:p w:rsidR="00330D9D" w:rsidRDefault="00330D9D" w:rsidP="00FF6450">
            <w:pPr>
              <w:contextualSpacing/>
              <w:rPr>
                <w:sz w:val="24"/>
                <w:szCs w:val="24"/>
              </w:rPr>
            </w:pPr>
            <w:r>
              <w:rPr>
                <w:rStyle w:val="CdigoHTML"/>
                <w:rFonts w:eastAsiaTheme="minorHAnsi"/>
              </w:rPr>
              <w:t>END;</w:t>
            </w:r>
          </w:p>
        </w:tc>
      </w:tr>
      <w:tr w:rsidR="00330D9D" w:rsidTr="00330D9D">
        <w:trPr>
          <w:tblCellSpacing w:w="15" w:type="dxa"/>
        </w:trPr>
        <w:tc>
          <w:tcPr>
            <w:tcW w:w="0" w:type="auto"/>
            <w:gridSpan w:val="4"/>
            <w:vAlign w:val="center"/>
            <w:hideMark/>
          </w:tcPr>
          <w:p w:rsidR="00330D9D" w:rsidRDefault="00330D9D">
            <w:pPr>
              <w:rPr>
                <w:sz w:val="24"/>
                <w:szCs w:val="24"/>
              </w:rPr>
            </w:pPr>
            <w:r>
              <w:rPr>
                <w:rStyle w:val="CdigoHTML"/>
                <w:rFonts w:eastAsiaTheme="minorHAnsi"/>
              </w:rPr>
              <w:t>FUNCTION OPERAR_NUMEROS compilado</w:t>
            </w:r>
          </w:p>
        </w:tc>
      </w:tr>
    </w:tbl>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Ahora crearemos un bloque PL/SQL anónimo para usarlo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4591"/>
        <w:gridCol w:w="45"/>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01</w:t>
            </w:r>
          </w:p>
        </w:tc>
        <w:tc>
          <w:tcPr>
            <w:tcW w:w="0" w:type="auto"/>
            <w:gridSpan w:val="2"/>
            <w:vAlign w:val="center"/>
            <w:hideMark/>
          </w:tcPr>
          <w:p w:rsidR="00330D9D" w:rsidRDefault="00330D9D" w:rsidP="00FF6450">
            <w:pPr>
              <w:contextualSpacing/>
              <w:rPr>
                <w:sz w:val="24"/>
                <w:szCs w:val="24"/>
              </w:rPr>
            </w:pPr>
            <w:r>
              <w:rPr>
                <w:rStyle w:val="CdigoHTML"/>
                <w:rFonts w:eastAsiaTheme="minorHAnsi"/>
              </w:rPr>
              <w:t>-- Uso de la función HR.OPERAR_NUMEROS</w:t>
            </w:r>
          </w:p>
        </w:tc>
      </w:tr>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02</w:t>
            </w:r>
          </w:p>
        </w:tc>
        <w:tc>
          <w:tcPr>
            <w:tcW w:w="0" w:type="auto"/>
            <w:vAlign w:val="center"/>
            <w:hideMark/>
          </w:tcPr>
          <w:p w:rsidR="00330D9D" w:rsidRDefault="00330D9D" w:rsidP="00FF6450">
            <w:pPr>
              <w:contextualSpacing/>
              <w:rPr>
                <w:sz w:val="24"/>
                <w:szCs w:val="24"/>
              </w:rPr>
            </w:pPr>
            <w:r>
              <w:rPr>
                <w:rStyle w:val="CdigoHTML"/>
                <w:rFonts w:eastAsiaTheme="minorHAnsi"/>
              </w:rPr>
              <w:t>DECLARE</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2836"/>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03</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V_NUMA        NUMBER;</w:t>
            </w:r>
          </w:p>
        </w:tc>
      </w:tr>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04</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V_NUMB        NUMBER;</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2911"/>
        <w:gridCol w:w="45"/>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05</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V_OPERACION   CHAR(1);</w:t>
            </w:r>
          </w:p>
        </w:tc>
      </w:tr>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06</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V_RESULTADO   NUMBER;</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631"/>
        <w:gridCol w:w="45"/>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07</w:t>
            </w:r>
          </w:p>
        </w:tc>
        <w:tc>
          <w:tcPr>
            <w:tcW w:w="0" w:type="auto"/>
            <w:gridSpan w:val="2"/>
            <w:vAlign w:val="center"/>
            <w:hideMark/>
          </w:tcPr>
          <w:p w:rsidR="00330D9D" w:rsidRDefault="00330D9D" w:rsidP="00FF6450">
            <w:pPr>
              <w:contextualSpacing/>
              <w:rPr>
                <w:sz w:val="24"/>
                <w:szCs w:val="24"/>
              </w:rPr>
            </w:pPr>
            <w:r>
              <w:rPr>
                <w:rStyle w:val="CdigoHTML"/>
                <w:rFonts w:eastAsiaTheme="minorHAnsi"/>
              </w:rPr>
              <w:t>BEGIN</w:t>
            </w:r>
          </w:p>
        </w:tc>
      </w:tr>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08</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t> </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472"/>
        <w:gridCol w:w="45"/>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09</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 Podemos pasar los valores para los parámetros de entrada.</w:t>
            </w:r>
          </w:p>
        </w:tc>
      </w:tr>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10</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 usando variables.</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1876"/>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11</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V_NUMA := 10;</w:t>
            </w:r>
          </w:p>
        </w:tc>
      </w:tr>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12</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V_NUMB := 30;</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472"/>
        <w:gridCol w:w="45"/>
      </w:tblGrid>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13</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V_OPERACION := '+';</w:t>
            </w:r>
          </w:p>
        </w:tc>
      </w:tr>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14</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V_RESULTADO := HR.OPERAR_NUMEROS(V_NUMA,V_NUMB,V_OPERACION);</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4471"/>
        <w:gridCol w:w="45"/>
      </w:tblGrid>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15</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DBMS_OUTPUT.PUT_LINE(V_NUMA ||</w:t>
            </w:r>
          </w:p>
        </w:tc>
      </w:tr>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16</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V_OPERACION ||</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3871"/>
        <w:gridCol w:w="45"/>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17</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V_NUMB ||</w:t>
            </w:r>
          </w:p>
        </w:tc>
      </w:tr>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18</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w:t>
            </w:r>
            <w:r>
              <w:t> </w:t>
            </w:r>
            <w:r>
              <w:rPr>
                <w:rStyle w:val="CdigoHTML"/>
                <w:rFonts w:eastAsiaTheme="minorHAnsi"/>
              </w:rPr>
              <w:t>||</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4351"/>
        <w:gridCol w:w="45"/>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lastRenderedPageBreak/>
              <w:t>19</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V_RESULTADO);</w:t>
            </w:r>
          </w:p>
        </w:tc>
      </w:tr>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20</w:t>
            </w:r>
          </w:p>
        </w:tc>
        <w:tc>
          <w:tcPr>
            <w:tcW w:w="0" w:type="auto"/>
            <w:vAlign w:val="center"/>
            <w:hideMark/>
          </w:tcPr>
          <w:p w:rsidR="00330D9D" w:rsidRDefault="00330D9D" w:rsidP="00FF6450">
            <w:pPr>
              <w:contextualSpacing/>
              <w:rPr>
                <w:sz w:val="24"/>
                <w:szCs w:val="24"/>
              </w:rPr>
            </w:pPr>
            <w:r>
              <w:t> </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112"/>
        <w:gridCol w:w="45"/>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21</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 Podemos reutilizar las variables cambiando sus valores</w:t>
            </w:r>
          </w:p>
        </w:tc>
      </w:tr>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22</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 antes de volver a llamar a la función.</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1876"/>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23</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V_NUMA := 54;</w:t>
            </w:r>
          </w:p>
        </w:tc>
      </w:tr>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24</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V_NUMB := 78;</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472"/>
        <w:gridCol w:w="45"/>
      </w:tblGrid>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25</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V_OPERACION := '*';</w:t>
            </w:r>
          </w:p>
        </w:tc>
      </w:tr>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26</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V_RESULTADO := HR.OPERAR_NUMEROS(V_NUMA,V_NUMB,V_OPERACION);</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4471"/>
        <w:gridCol w:w="45"/>
      </w:tblGrid>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27</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DBMS_OUTPUT.PUT_LINE(V_NUMA ||</w:t>
            </w:r>
          </w:p>
        </w:tc>
      </w:tr>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28</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V_OPERACION ||</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3871"/>
        <w:gridCol w:w="45"/>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29</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V_NUMB ||</w:t>
            </w:r>
          </w:p>
        </w:tc>
      </w:tr>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30</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w:t>
            </w:r>
            <w:r>
              <w:t> </w:t>
            </w:r>
            <w:r>
              <w:rPr>
                <w:rStyle w:val="CdigoHTML"/>
                <w:rFonts w:eastAsiaTheme="minorHAnsi"/>
              </w:rPr>
              <w:t>||</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4351"/>
        <w:gridCol w:w="45"/>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31</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V_RESULTADO);</w:t>
            </w:r>
          </w:p>
        </w:tc>
      </w:tr>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32</w:t>
            </w:r>
          </w:p>
        </w:tc>
        <w:tc>
          <w:tcPr>
            <w:tcW w:w="0" w:type="auto"/>
            <w:vAlign w:val="center"/>
            <w:hideMark/>
          </w:tcPr>
          <w:p w:rsidR="00330D9D" w:rsidRDefault="00330D9D" w:rsidP="00FF6450">
            <w:pPr>
              <w:contextualSpacing/>
              <w:rPr>
                <w:sz w:val="24"/>
                <w:szCs w:val="24"/>
              </w:rPr>
            </w:pPr>
            <w:r>
              <w:t> </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352"/>
        <w:gridCol w:w="45"/>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33</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 También podemos usar constantes en vez de variables para</w:t>
            </w:r>
          </w:p>
        </w:tc>
      </w:tr>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34</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 asignar valores a parámetros de entrada.</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551"/>
        <w:gridCol w:w="45"/>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35</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V_RESULTADO := HR.OPERAR_NUMEROS(23,56,'*');</w:t>
            </w:r>
          </w:p>
        </w:tc>
      </w:tr>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36</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DBMS_OUTPUT.PUT_LINE('23*56'</w:t>
            </w:r>
            <w:r>
              <w:t> </w:t>
            </w:r>
            <w:r>
              <w:rPr>
                <w:rStyle w:val="CdigoHTML"/>
                <w:rFonts w:eastAsiaTheme="minorHAnsi"/>
              </w:rPr>
              <w:t>||</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4351"/>
        <w:gridCol w:w="45"/>
      </w:tblGrid>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37</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w:t>
            </w:r>
            <w:r>
              <w:t> </w:t>
            </w:r>
            <w:r>
              <w:rPr>
                <w:rStyle w:val="CdigoHTML"/>
                <w:rFonts w:eastAsiaTheme="minorHAnsi"/>
              </w:rPr>
              <w:t>||</w:t>
            </w:r>
          </w:p>
        </w:tc>
      </w:tr>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38</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V_RESULTADO);</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
        <w:gridCol w:w="638"/>
        <w:gridCol w:w="45"/>
      </w:tblGrid>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39</w:t>
            </w:r>
          </w:p>
        </w:tc>
        <w:tc>
          <w:tcPr>
            <w:tcW w:w="0" w:type="auto"/>
            <w:vAlign w:val="center"/>
            <w:hideMark/>
          </w:tcPr>
          <w:p w:rsidR="00330D9D" w:rsidRDefault="00330D9D" w:rsidP="00FF6450">
            <w:pPr>
              <w:contextualSpacing/>
              <w:rPr>
                <w:sz w:val="24"/>
                <w:szCs w:val="24"/>
              </w:rPr>
            </w:pPr>
            <w:r>
              <w:rPr>
                <w:rStyle w:val="CdigoHTML"/>
                <w:rFonts w:eastAsiaTheme="minorHAnsi"/>
              </w:rPr>
              <w:t>END;</w:t>
            </w:r>
          </w:p>
        </w:tc>
      </w:tr>
      <w:tr w:rsidR="00330D9D" w:rsidTr="00330D9D">
        <w:trPr>
          <w:tblCellSpacing w:w="15" w:type="dxa"/>
        </w:trPr>
        <w:tc>
          <w:tcPr>
            <w:tcW w:w="0" w:type="auto"/>
            <w:gridSpan w:val="3"/>
            <w:vAlign w:val="center"/>
            <w:hideMark/>
          </w:tcPr>
          <w:p w:rsidR="00330D9D" w:rsidRDefault="00330D9D" w:rsidP="00FF6450">
            <w:pPr>
              <w:contextualSpacing/>
              <w:rPr>
                <w:sz w:val="24"/>
                <w:szCs w:val="24"/>
              </w:rPr>
            </w:pPr>
            <w:r>
              <w:rPr>
                <w:rStyle w:val="CdigoHTML"/>
                <w:rFonts w:eastAsiaTheme="minorHAnsi"/>
              </w:rPr>
              <w:t>10+30=40</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1"/>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rPr>
              <w:t>54*78=4212</w:t>
            </w:r>
          </w:p>
        </w:tc>
      </w:tr>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rPr>
              <w:t>23*56=1288</w:t>
            </w:r>
          </w:p>
        </w:tc>
      </w:tr>
    </w:tbl>
    <w:p w:rsidR="00330D9D" w:rsidRDefault="00330D9D" w:rsidP="00330D9D">
      <w:pPr>
        <w:pStyle w:val="Ttulo2"/>
        <w:spacing w:before="300" w:beforeAutospacing="0" w:after="150" w:afterAutospacing="0" w:line="540" w:lineRule="atLeast"/>
        <w:rPr>
          <w:rFonts w:ascii="Arial" w:hAnsi="Arial" w:cs="Arial"/>
          <w:color w:val="444444"/>
          <w:sz w:val="45"/>
          <w:szCs w:val="45"/>
        </w:rPr>
      </w:pPr>
      <w:r>
        <w:rPr>
          <w:rFonts w:ascii="Arial" w:hAnsi="Arial" w:cs="Arial"/>
          <w:color w:val="444444"/>
          <w:sz w:val="45"/>
          <w:szCs w:val="45"/>
        </w:rPr>
        <w:t>Parámetros de Salida</w:t>
      </w:r>
    </w:p>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Los parámetros de salida permiten modificar el valor de una variable externa a la función relacionada con el parámetro. De ésta manera si la función modifica el valor del parámetro, la variable relacionada a éste parámetro tendrá el valor modificado inclusive después de que la función haya terminado de ejecutarse.</w:t>
      </w:r>
    </w:p>
    <w:p w:rsidR="00330D9D" w:rsidRDefault="00330D9D" w:rsidP="00330D9D">
      <w:pPr>
        <w:rPr>
          <w:rFonts w:ascii="Arial" w:hAnsi="Arial" w:cs="Arial"/>
          <w:color w:val="444444"/>
          <w:sz w:val="21"/>
          <w:szCs w:val="21"/>
        </w:rPr>
      </w:pPr>
      <w:r>
        <w:rPr>
          <w:rFonts w:ascii="Arial" w:hAnsi="Arial" w:cs="Arial"/>
          <w:color w:val="444444"/>
          <w:sz w:val="21"/>
          <w:szCs w:val="21"/>
        </w:rPr>
        <w:t>Cuando un parámetro es del tipo salida, sólo se pueden pasar variables a la función, en caso de intentar usar una constante el motor PL/SQL mostrará un error al momento de compilar la función.</w:t>
      </w:r>
    </w:p>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Para poder especificar un parámetro como del tipo salida, debemos usar la palabra reservada OUT al momento de declarar el parámetro.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7232"/>
        <w:gridCol w:w="45"/>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1</w:t>
            </w:r>
          </w:p>
        </w:tc>
        <w:tc>
          <w:tcPr>
            <w:tcW w:w="0" w:type="auto"/>
            <w:gridSpan w:val="2"/>
            <w:vAlign w:val="center"/>
            <w:hideMark/>
          </w:tcPr>
          <w:p w:rsidR="00330D9D" w:rsidRDefault="00330D9D" w:rsidP="00FF6450">
            <w:pPr>
              <w:contextualSpacing/>
              <w:rPr>
                <w:sz w:val="24"/>
                <w:szCs w:val="24"/>
              </w:rPr>
            </w:pPr>
            <w:r>
              <w:rPr>
                <w:rStyle w:val="CdigoHTML"/>
                <w:rFonts w:eastAsiaTheme="minorHAnsi"/>
              </w:rPr>
              <w:t>-- Procedimiento que devuelve un texto sobre la fecha actual</w:t>
            </w:r>
          </w:p>
        </w:tc>
      </w:tr>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2</w:t>
            </w:r>
          </w:p>
        </w:tc>
        <w:tc>
          <w:tcPr>
            <w:tcW w:w="0" w:type="auto"/>
            <w:vAlign w:val="center"/>
            <w:hideMark/>
          </w:tcPr>
          <w:p w:rsidR="00330D9D" w:rsidRDefault="00330D9D" w:rsidP="00FF6450">
            <w:pPr>
              <w:contextualSpacing/>
              <w:rPr>
                <w:sz w:val="24"/>
                <w:szCs w:val="24"/>
              </w:rPr>
            </w:pPr>
            <w:r>
              <w:rPr>
                <w:rStyle w:val="CdigoHTML"/>
                <w:rFonts w:eastAsiaTheme="minorHAnsi"/>
              </w:rPr>
              <w:t>-- haciendo uso de un parámetro de salida.</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7600"/>
        <w:gridCol w:w="45"/>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3</w:t>
            </w:r>
          </w:p>
        </w:tc>
        <w:tc>
          <w:tcPr>
            <w:tcW w:w="0" w:type="auto"/>
            <w:gridSpan w:val="2"/>
            <w:vAlign w:val="center"/>
            <w:hideMark/>
          </w:tcPr>
          <w:p w:rsidR="00330D9D" w:rsidRDefault="00330D9D" w:rsidP="00FF6450">
            <w:pPr>
              <w:contextualSpacing/>
              <w:rPr>
                <w:sz w:val="24"/>
                <w:szCs w:val="24"/>
              </w:rPr>
            </w:pPr>
            <w:r>
              <w:rPr>
                <w:rStyle w:val="CdigoHTML"/>
                <w:rFonts w:eastAsiaTheme="minorHAnsi"/>
              </w:rPr>
              <w:t>CREATE</w:t>
            </w:r>
            <w:r>
              <w:t> </w:t>
            </w:r>
            <w:r>
              <w:rPr>
                <w:rStyle w:val="CdigoHTML"/>
                <w:rFonts w:eastAsiaTheme="minorHAnsi"/>
              </w:rPr>
              <w:t>OR</w:t>
            </w:r>
            <w:r>
              <w:t> </w:t>
            </w:r>
            <w:r>
              <w:rPr>
                <w:rStyle w:val="CdigoHTML"/>
                <w:rFonts w:eastAsiaTheme="minorHAnsi"/>
              </w:rPr>
              <w:t>REPLACE</w:t>
            </w:r>
            <w:r>
              <w:t> </w:t>
            </w:r>
            <w:r>
              <w:rPr>
                <w:rStyle w:val="CdigoHTML"/>
                <w:rFonts w:eastAsiaTheme="minorHAnsi"/>
              </w:rPr>
              <w:t>PROCEDURE</w:t>
            </w:r>
            <w:r>
              <w:t> </w:t>
            </w:r>
            <w:r>
              <w:rPr>
                <w:rStyle w:val="CdigoHTML"/>
                <w:rFonts w:eastAsiaTheme="minorHAnsi"/>
              </w:rPr>
              <w:t>HR.OBTENER_FECHA(P_TEXTO OUT</w:t>
            </w:r>
            <w:r>
              <w:t> </w:t>
            </w:r>
            <w:r>
              <w:rPr>
                <w:rStyle w:val="CdigoHTML"/>
                <w:rFonts w:eastAsiaTheme="minorHAnsi"/>
              </w:rPr>
              <w:t>VARCHAR2)</w:t>
            </w:r>
          </w:p>
        </w:tc>
      </w:tr>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4</w:t>
            </w:r>
          </w:p>
        </w:tc>
        <w:tc>
          <w:tcPr>
            <w:tcW w:w="0" w:type="auto"/>
            <w:vAlign w:val="center"/>
            <w:hideMark/>
          </w:tcPr>
          <w:p w:rsidR="00330D9D" w:rsidRDefault="00330D9D" w:rsidP="00FF6450">
            <w:pPr>
              <w:contextualSpacing/>
              <w:rPr>
                <w:sz w:val="24"/>
                <w:szCs w:val="24"/>
              </w:rPr>
            </w:pPr>
            <w:r>
              <w:rPr>
                <w:rStyle w:val="CdigoHTML"/>
                <w:rFonts w:eastAsiaTheme="minorHAnsi"/>
              </w:rPr>
              <w:t>IS</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8122"/>
        <w:gridCol w:w="45"/>
      </w:tblGrid>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lastRenderedPageBreak/>
              <w:t>5</w:t>
            </w:r>
          </w:p>
        </w:tc>
        <w:tc>
          <w:tcPr>
            <w:tcW w:w="0" w:type="auto"/>
            <w:vAlign w:val="center"/>
            <w:hideMark/>
          </w:tcPr>
          <w:p w:rsidR="00330D9D" w:rsidRDefault="00330D9D" w:rsidP="00FF6450">
            <w:pPr>
              <w:contextualSpacing/>
              <w:rPr>
                <w:sz w:val="24"/>
                <w:szCs w:val="24"/>
              </w:rPr>
            </w:pPr>
            <w:r>
              <w:rPr>
                <w:rStyle w:val="CdigoHTML"/>
                <w:rFonts w:eastAsiaTheme="minorHAnsi"/>
              </w:rPr>
              <w:t>BEGIN</w:t>
            </w:r>
          </w:p>
        </w:tc>
      </w:tr>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6</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P_TEXTO := 'La fecha actual es '</w:t>
            </w:r>
            <w:r>
              <w:t> </w:t>
            </w:r>
            <w:r>
              <w:rPr>
                <w:rStyle w:val="CdigoHTML"/>
                <w:rFonts w:eastAsiaTheme="minorHAnsi"/>
              </w:rPr>
              <w:t>|| TO_CHAR(SYSDATE,'DD/MM/YYYY');</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1"/>
        <w:gridCol w:w="3065"/>
        <w:gridCol w:w="45"/>
      </w:tblGrid>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7</w:t>
            </w:r>
          </w:p>
        </w:tc>
        <w:tc>
          <w:tcPr>
            <w:tcW w:w="0" w:type="auto"/>
            <w:vAlign w:val="center"/>
            <w:hideMark/>
          </w:tcPr>
          <w:p w:rsidR="00330D9D" w:rsidRDefault="00330D9D" w:rsidP="00FF6450">
            <w:pPr>
              <w:contextualSpacing/>
              <w:rPr>
                <w:sz w:val="24"/>
                <w:szCs w:val="24"/>
              </w:rPr>
            </w:pPr>
            <w:r>
              <w:rPr>
                <w:rStyle w:val="CdigoHTML"/>
                <w:rFonts w:eastAsiaTheme="minorHAnsi"/>
              </w:rPr>
              <w:t>END;</w:t>
            </w:r>
          </w:p>
        </w:tc>
      </w:tr>
      <w:tr w:rsidR="00330D9D" w:rsidTr="00330D9D">
        <w:trPr>
          <w:tblCellSpacing w:w="15" w:type="dxa"/>
        </w:trPr>
        <w:tc>
          <w:tcPr>
            <w:tcW w:w="0" w:type="auto"/>
            <w:gridSpan w:val="3"/>
            <w:vAlign w:val="center"/>
            <w:hideMark/>
          </w:tcPr>
          <w:p w:rsidR="00330D9D" w:rsidRDefault="00330D9D" w:rsidP="00FF6450">
            <w:pPr>
              <w:contextualSpacing/>
              <w:rPr>
                <w:sz w:val="24"/>
                <w:szCs w:val="24"/>
              </w:rPr>
            </w:pPr>
            <w:r>
              <w:rPr>
                <w:rStyle w:val="CdigoHTML"/>
                <w:rFonts w:eastAsiaTheme="minorHAnsi"/>
              </w:rPr>
              <w:t>PROCEDURE OBTENER_FECHA compilado</w:t>
            </w:r>
          </w:p>
        </w:tc>
      </w:tr>
    </w:tbl>
    <w:p w:rsidR="00330D9D" w:rsidRDefault="00330D9D" w:rsidP="00FF6450">
      <w:pPr>
        <w:pStyle w:val="NormalWeb"/>
        <w:spacing w:before="0" w:beforeAutospacing="0" w:after="375" w:afterAutospacing="0"/>
        <w:contextualSpacing/>
        <w:rPr>
          <w:rFonts w:ascii="Arial" w:hAnsi="Arial" w:cs="Arial"/>
          <w:color w:val="444444"/>
          <w:sz w:val="21"/>
          <w:szCs w:val="21"/>
        </w:rPr>
      </w:pPr>
      <w:r>
        <w:rPr>
          <w:rFonts w:ascii="Arial" w:hAnsi="Arial" w:cs="Arial"/>
          <w:color w:val="444444"/>
          <w:sz w:val="21"/>
          <w:szCs w:val="21"/>
        </w:rPr>
        <w:t>El procedimiento OBTENER_FECHA, muestra un ejemplo de parámetros de salida. 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3271"/>
        <w:gridCol w:w="45"/>
      </w:tblGrid>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01</w:t>
            </w:r>
          </w:p>
        </w:tc>
        <w:tc>
          <w:tcPr>
            <w:tcW w:w="0" w:type="auto"/>
            <w:vAlign w:val="center"/>
            <w:hideMark/>
          </w:tcPr>
          <w:p w:rsidR="00330D9D" w:rsidRDefault="00330D9D" w:rsidP="00FF6450">
            <w:pPr>
              <w:contextualSpacing/>
              <w:rPr>
                <w:sz w:val="24"/>
                <w:szCs w:val="24"/>
              </w:rPr>
            </w:pPr>
            <w:r>
              <w:rPr>
                <w:rStyle w:val="CdigoHTML"/>
                <w:rFonts w:eastAsiaTheme="minorHAnsi"/>
              </w:rPr>
              <w:t>DECLARE</w:t>
            </w:r>
          </w:p>
        </w:tc>
      </w:tr>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02</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V_FECHA    VARCHAR2(200);</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631"/>
        <w:gridCol w:w="45"/>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03</w:t>
            </w:r>
          </w:p>
        </w:tc>
        <w:tc>
          <w:tcPr>
            <w:tcW w:w="0" w:type="auto"/>
            <w:gridSpan w:val="2"/>
            <w:vAlign w:val="center"/>
            <w:hideMark/>
          </w:tcPr>
          <w:p w:rsidR="00330D9D" w:rsidRDefault="00330D9D" w:rsidP="00FF6450">
            <w:pPr>
              <w:contextualSpacing/>
              <w:rPr>
                <w:sz w:val="24"/>
                <w:szCs w:val="24"/>
              </w:rPr>
            </w:pPr>
            <w:r>
              <w:rPr>
                <w:rStyle w:val="CdigoHTML"/>
                <w:rFonts w:eastAsiaTheme="minorHAnsi"/>
              </w:rPr>
              <w:t>BEGIN</w:t>
            </w:r>
          </w:p>
        </w:tc>
      </w:tr>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04</w:t>
            </w:r>
          </w:p>
        </w:tc>
        <w:tc>
          <w:tcPr>
            <w:tcW w:w="0" w:type="auto"/>
            <w:vAlign w:val="center"/>
            <w:hideMark/>
          </w:tcPr>
          <w:p w:rsidR="00330D9D" w:rsidRDefault="00330D9D" w:rsidP="00FF6450">
            <w:pPr>
              <w:contextualSpacing/>
              <w:rPr>
                <w:sz w:val="24"/>
                <w:szCs w:val="24"/>
              </w:rPr>
            </w:pPr>
            <w:r>
              <w:t> </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8233"/>
        <w:gridCol w:w="45"/>
      </w:tblGrid>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05</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 Pasamos la variable V_FECHA a la función HR.OBTENER_FECHA.</w:t>
            </w:r>
          </w:p>
        </w:tc>
      </w:tr>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06</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 V_FECHA estará referenciada al parámetro P_TEXTO, cualquier cambio</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232"/>
        <w:gridCol w:w="45"/>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07</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 en P_TEXTO se verá reflejado en V_FECHA posteriormente.</w:t>
            </w:r>
          </w:p>
        </w:tc>
      </w:tr>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08</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HR.OBTENER_FECHA(V_FECHA);</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6681"/>
        <w:gridCol w:w="45"/>
      </w:tblGrid>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09</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t> </w:t>
            </w:r>
          </w:p>
        </w:tc>
      </w:tr>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10</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DBMS_OUTPUT.PUT_LINE('Valor de V_FECHA: '</w:t>
            </w:r>
            <w:r>
              <w:t> </w:t>
            </w:r>
            <w:r>
              <w:rPr>
                <w:rStyle w:val="CdigoHTML"/>
                <w:rFonts w:eastAsiaTheme="minorHAnsi"/>
              </w:rPr>
              <w:t>|| V_FECHA);</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gridCol w:w="3696"/>
        <w:gridCol w:w="45"/>
      </w:tblGrid>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11</w:t>
            </w:r>
          </w:p>
        </w:tc>
        <w:tc>
          <w:tcPr>
            <w:tcW w:w="0" w:type="auto"/>
            <w:vAlign w:val="center"/>
            <w:hideMark/>
          </w:tcPr>
          <w:p w:rsidR="00330D9D" w:rsidRDefault="00330D9D" w:rsidP="00FF6450">
            <w:pPr>
              <w:contextualSpacing/>
              <w:rPr>
                <w:sz w:val="24"/>
                <w:szCs w:val="24"/>
              </w:rPr>
            </w:pPr>
            <w:r>
              <w:rPr>
                <w:rStyle w:val="CdigoHTML"/>
                <w:rFonts w:eastAsiaTheme="minorHAnsi"/>
              </w:rPr>
              <w:t>END;</w:t>
            </w:r>
          </w:p>
        </w:tc>
      </w:tr>
      <w:tr w:rsidR="00330D9D" w:rsidTr="00330D9D">
        <w:trPr>
          <w:tblCellSpacing w:w="15" w:type="dxa"/>
        </w:trPr>
        <w:tc>
          <w:tcPr>
            <w:tcW w:w="0" w:type="auto"/>
            <w:gridSpan w:val="3"/>
            <w:vAlign w:val="center"/>
            <w:hideMark/>
          </w:tcPr>
          <w:p w:rsidR="00330D9D" w:rsidRDefault="00330D9D" w:rsidP="00FF6450">
            <w:pPr>
              <w:contextualSpacing/>
              <w:rPr>
                <w:sz w:val="24"/>
                <w:szCs w:val="24"/>
              </w:rPr>
            </w:pPr>
            <w:r>
              <w:rPr>
                <w:rStyle w:val="CdigoHTML"/>
                <w:rFonts w:eastAsiaTheme="minorHAnsi"/>
              </w:rPr>
              <w:t>Valor de V_FECHA: La fecha actual es 08/05/2014</w:t>
            </w:r>
          </w:p>
        </w:tc>
      </w:tr>
    </w:tbl>
    <w:p w:rsidR="00330D9D" w:rsidRDefault="00330D9D" w:rsidP="00330D9D">
      <w:pPr>
        <w:pStyle w:val="Ttulo2"/>
        <w:spacing w:before="300" w:beforeAutospacing="0" w:after="150" w:afterAutospacing="0" w:line="540" w:lineRule="atLeast"/>
        <w:rPr>
          <w:rFonts w:ascii="Arial" w:hAnsi="Arial" w:cs="Arial"/>
          <w:color w:val="444444"/>
          <w:sz w:val="45"/>
          <w:szCs w:val="45"/>
        </w:rPr>
      </w:pPr>
      <w:r>
        <w:rPr>
          <w:rFonts w:ascii="Arial" w:hAnsi="Arial" w:cs="Arial"/>
          <w:color w:val="444444"/>
          <w:sz w:val="45"/>
          <w:szCs w:val="45"/>
        </w:rPr>
        <w:t>Parámetros de Entrada y Salida</w:t>
      </w:r>
    </w:p>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 xml:space="preserve">En cada función o procedimiento que contenga parámetros de salida, éstos, son establecidos con valores NULL al inicio de las funciones o procedimientos. </w:t>
      </w:r>
      <w:proofErr w:type="spellStart"/>
      <w:proofErr w:type="gramStart"/>
      <w:r>
        <w:rPr>
          <w:rFonts w:ascii="Arial" w:hAnsi="Arial" w:cs="Arial"/>
          <w:color w:val="444444"/>
          <w:sz w:val="21"/>
          <w:szCs w:val="21"/>
        </w:rPr>
        <w:t>ésto</w:t>
      </w:r>
      <w:proofErr w:type="spellEnd"/>
      <w:proofErr w:type="gramEnd"/>
      <w:r>
        <w:rPr>
          <w:rFonts w:ascii="Arial" w:hAnsi="Arial" w:cs="Arial"/>
          <w:color w:val="444444"/>
          <w:sz w:val="21"/>
          <w:szCs w:val="21"/>
        </w:rPr>
        <w:t xml:space="preserve"> quiere decir que si deseamos pasar un valor desde la variable externa relacionada al parámetro, éste valor, será reemplazado con NULL antes de iniciar la función o procedimiento.</w:t>
      </w:r>
    </w:p>
    <w:p w:rsidR="00330D9D" w:rsidRDefault="00330D9D" w:rsidP="00330D9D">
      <w:pPr>
        <w:rPr>
          <w:rFonts w:ascii="Arial" w:hAnsi="Arial" w:cs="Arial"/>
          <w:color w:val="444444"/>
          <w:sz w:val="21"/>
          <w:szCs w:val="21"/>
        </w:rPr>
      </w:pPr>
      <w:r>
        <w:rPr>
          <w:rFonts w:ascii="Arial" w:hAnsi="Arial" w:cs="Arial"/>
          <w:color w:val="444444"/>
          <w:sz w:val="21"/>
          <w:szCs w:val="21"/>
        </w:rPr>
        <w:t>La tabla HR.CLIENTE, se ha creado en el capítulo anterior, debes asegurarte de haber creado la tabla HR.CLIENTE antes de ejecutar los ejemplos de éste capítulo.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3130"/>
        <w:gridCol w:w="45"/>
      </w:tblGrid>
      <w:tr w:rsidR="00330D9D" w:rsidTr="00330D9D">
        <w:trPr>
          <w:gridAfter w:val="1"/>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1</w:t>
            </w:r>
          </w:p>
        </w:tc>
        <w:tc>
          <w:tcPr>
            <w:tcW w:w="0" w:type="auto"/>
            <w:vAlign w:val="center"/>
            <w:hideMark/>
          </w:tcPr>
          <w:p w:rsidR="00330D9D" w:rsidRDefault="00330D9D">
            <w:pPr>
              <w:contextualSpacing/>
              <w:rPr>
                <w:sz w:val="24"/>
                <w:szCs w:val="24"/>
              </w:rPr>
            </w:pPr>
            <w:r>
              <w:rPr>
                <w:rStyle w:val="CdigoHTML"/>
                <w:rFonts w:eastAsiaTheme="minorHAnsi"/>
              </w:rPr>
              <w:t>CREATE</w:t>
            </w:r>
            <w:r>
              <w:t> </w:t>
            </w:r>
            <w:r>
              <w:rPr>
                <w:rStyle w:val="CdigoHTML"/>
                <w:rFonts w:eastAsiaTheme="minorHAnsi"/>
              </w:rPr>
              <w:t>TABLE</w:t>
            </w:r>
            <w:r>
              <w:t> </w:t>
            </w:r>
            <w:r>
              <w:rPr>
                <w:rStyle w:val="CdigoHTML"/>
                <w:rFonts w:eastAsiaTheme="minorHAnsi"/>
              </w:rPr>
              <w:t>HR.CLIENTE (</w:t>
            </w:r>
          </w:p>
        </w:tc>
      </w:tr>
      <w:tr w:rsidR="00330D9D" w:rsidTr="00330D9D">
        <w:trPr>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2</w:t>
            </w:r>
          </w:p>
        </w:tc>
        <w:tc>
          <w:tcPr>
            <w:tcW w:w="0" w:type="auto"/>
            <w:gridSpan w:val="2"/>
            <w:vAlign w:val="center"/>
            <w:hideMark/>
          </w:tcPr>
          <w:p w:rsidR="00330D9D" w:rsidRDefault="00330D9D">
            <w:pPr>
              <w:contextualSpacing/>
              <w:rPr>
                <w:sz w:val="24"/>
                <w:szCs w:val="24"/>
              </w:rPr>
            </w:pPr>
            <w:r>
              <w:rPr>
                <w:rStyle w:val="CdigoHTML"/>
                <w:rFonts w:eastAsiaTheme="minorHAnsi"/>
                <w:color w:val="C7254E"/>
              </w:rPr>
              <w:t>        </w:t>
            </w:r>
            <w:r>
              <w:rPr>
                <w:rStyle w:val="CdigoHTML"/>
                <w:rFonts w:eastAsiaTheme="minorHAnsi"/>
              </w:rPr>
              <w:t>id NUMBER</w:t>
            </w:r>
            <w:r>
              <w:t> </w:t>
            </w:r>
            <w:r>
              <w:rPr>
                <w:rStyle w:val="CdigoHTML"/>
                <w:rFonts w:eastAsiaTheme="minorHAnsi"/>
              </w:rPr>
              <w:t>NOT</w:t>
            </w:r>
            <w:r>
              <w:t> </w:t>
            </w:r>
            <w:r>
              <w:rPr>
                <w:rStyle w:val="CdigoHTML"/>
                <w:rFonts w:eastAsiaTheme="minorHAnsi"/>
              </w:rPr>
              <w:t>NULL,</w:t>
            </w:r>
          </w:p>
        </w:tc>
      </w:tr>
    </w:tbl>
    <w:p w:rsidR="00330D9D" w:rsidRDefault="00330D9D" w:rsidP="00330D9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4761"/>
        <w:gridCol w:w="45"/>
      </w:tblGrid>
      <w:tr w:rsidR="00330D9D" w:rsidTr="00330D9D">
        <w:trPr>
          <w:gridAfter w:val="1"/>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3</w:t>
            </w:r>
          </w:p>
        </w:tc>
        <w:tc>
          <w:tcPr>
            <w:tcW w:w="0" w:type="auto"/>
            <w:vAlign w:val="center"/>
            <w:hideMark/>
          </w:tcPr>
          <w:p w:rsidR="00330D9D" w:rsidRDefault="00330D9D">
            <w:pPr>
              <w:contextualSpacing/>
              <w:rPr>
                <w:sz w:val="24"/>
                <w:szCs w:val="24"/>
              </w:rPr>
            </w:pPr>
            <w:r>
              <w:rPr>
                <w:rStyle w:val="CdigoHTML"/>
                <w:rFonts w:eastAsiaTheme="minorHAnsi"/>
                <w:color w:val="C7254E"/>
              </w:rPr>
              <w:t>        </w:t>
            </w:r>
            <w:r>
              <w:rPr>
                <w:rStyle w:val="CdigoHTML"/>
                <w:rFonts w:eastAsiaTheme="minorHAnsi"/>
              </w:rPr>
              <w:t>nombres VARCHAR(200) NOT</w:t>
            </w:r>
            <w:r>
              <w:t> </w:t>
            </w:r>
            <w:r>
              <w:rPr>
                <w:rStyle w:val="CdigoHTML"/>
                <w:rFonts w:eastAsiaTheme="minorHAnsi"/>
              </w:rPr>
              <w:t>NULL,</w:t>
            </w:r>
          </w:p>
        </w:tc>
      </w:tr>
      <w:tr w:rsidR="00330D9D" w:rsidTr="00330D9D">
        <w:trPr>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4</w:t>
            </w:r>
          </w:p>
        </w:tc>
        <w:tc>
          <w:tcPr>
            <w:tcW w:w="0" w:type="auto"/>
            <w:gridSpan w:val="2"/>
            <w:vAlign w:val="center"/>
            <w:hideMark/>
          </w:tcPr>
          <w:p w:rsidR="00330D9D" w:rsidRDefault="00330D9D">
            <w:pPr>
              <w:contextualSpacing/>
              <w:rPr>
                <w:sz w:val="24"/>
                <w:szCs w:val="24"/>
              </w:rPr>
            </w:pPr>
            <w:r>
              <w:rPr>
                <w:rStyle w:val="CdigoHTML"/>
                <w:rFonts w:eastAsiaTheme="minorHAnsi"/>
                <w:color w:val="C7254E"/>
              </w:rPr>
              <w:t>        </w:t>
            </w:r>
            <w:r>
              <w:rPr>
                <w:rStyle w:val="CdigoHTML"/>
                <w:rFonts w:eastAsiaTheme="minorHAnsi"/>
              </w:rPr>
              <w:t>apellidos VARCHAR(200) NOT</w:t>
            </w:r>
            <w:r>
              <w:t> </w:t>
            </w:r>
            <w:r>
              <w:rPr>
                <w:rStyle w:val="CdigoHTML"/>
                <w:rFonts w:eastAsiaTheme="minorHAnsi"/>
              </w:rPr>
              <w:t>NULL,</w:t>
            </w:r>
          </w:p>
        </w:tc>
      </w:tr>
    </w:tbl>
    <w:p w:rsidR="00330D9D" w:rsidRDefault="00330D9D" w:rsidP="00330D9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4571"/>
        <w:gridCol w:w="45"/>
      </w:tblGrid>
      <w:tr w:rsidR="00330D9D" w:rsidTr="00330D9D">
        <w:trPr>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5</w:t>
            </w:r>
          </w:p>
        </w:tc>
        <w:tc>
          <w:tcPr>
            <w:tcW w:w="0" w:type="auto"/>
            <w:gridSpan w:val="2"/>
            <w:vAlign w:val="center"/>
            <w:hideMark/>
          </w:tcPr>
          <w:p w:rsidR="00330D9D" w:rsidRDefault="00330D9D">
            <w:pPr>
              <w:contextualSpacing/>
              <w:rPr>
                <w:sz w:val="24"/>
                <w:szCs w:val="24"/>
              </w:rPr>
            </w:pPr>
            <w:r>
              <w:rPr>
                <w:rStyle w:val="CdigoHTML"/>
                <w:rFonts w:eastAsiaTheme="minorHAnsi"/>
                <w:color w:val="C7254E"/>
              </w:rPr>
              <w:t>        </w:t>
            </w:r>
            <w:proofErr w:type="spellStart"/>
            <w:r>
              <w:rPr>
                <w:rStyle w:val="CdigoHTML"/>
                <w:rFonts w:eastAsiaTheme="minorHAnsi"/>
              </w:rPr>
              <w:t>fecha_afiliacion</w:t>
            </w:r>
            <w:proofErr w:type="spellEnd"/>
            <w:r>
              <w:rPr>
                <w:rStyle w:val="CdigoHTML"/>
                <w:rFonts w:eastAsiaTheme="minorHAnsi"/>
              </w:rPr>
              <w:t> DATE</w:t>
            </w:r>
            <w:r>
              <w:t> </w:t>
            </w:r>
            <w:r>
              <w:rPr>
                <w:rStyle w:val="CdigoHTML"/>
                <w:rFonts w:eastAsiaTheme="minorHAnsi"/>
              </w:rPr>
              <w:t>NOT</w:t>
            </w:r>
            <w:r>
              <w:t> </w:t>
            </w:r>
            <w:r>
              <w:rPr>
                <w:rStyle w:val="CdigoHTML"/>
                <w:rFonts w:eastAsiaTheme="minorHAnsi"/>
              </w:rPr>
              <w:t>NULL,</w:t>
            </w:r>
          </w:p>
        </w:tc>
      </w:tr>
      <w:tr w:rsidR="00330D9D" w:rsidTr="00330D9D">
        <w:trPr>
          <w:gridAfter w:val="1"/>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6</w:t>
            </w:r>
          </w:p>
        </w:tc>
        <w:tc>
          <w:tcPr>
            <w:tcW w:w="0" w:type="auto"/>
            <w:vAlign w:val="center"/>
            <w:hideMark/>
          </w:tcPr>
          <w:p w:rsidR="00330D9D" w:rsidRDefault="00330D9D">
            <w:pPr>
              <w:contextualSpacing/>
              <w:rPr>
                <w:sz w:val="24"/>
                <w:szCs w:val="24"/>
              </w:rPr>
            </w:pPr>
            <w:r>
              <w:rPr>
                <w:rStyle w:val="CdigoHTML"/>
                <w:rFonts w:eastAsiaTheme="minorHAnsi"/>
                <w:color w:val="C7254E"/>
              </w:rPr>
              <w:t>        </w:t>
            </w:r>
            <w:r>
              <w:rPr>
                <w:rStyle w:val="CdigoHTML"/>
                <w:rFonts w:eastAsiaTheme="minorHAnsi"/>
              </w:rPr>
              <w:t>PRIMARY</w:t>
            </w:r>
            <w:r>
              <w:t> </w:t>
            </w:r>
            <w:r>
              <w:rPr>
                <w:rStyle w:val="CdigoHTML"/>
                <w:rFonts w:eastAsiaTheme="minorHAnsi"/>
              </w:rPr>
              <w:t>KEY(id)</w:t>
            </w:r>
          </w:p>
        </w:tc>
      </w:tr>
    </w:tbl>
    <w:p w:rsidR="00330D9D" w:rsidRDefault="00330D9D" w:rsidP="00330D9D">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
        <w:gridCol w:w="316"/>
      </w:tblGrid>
      <w:tr w:rsidR="00330D9D" w:rsidTr="00330D9D">
        <w:trPr>
          <w:tblCellSpacing w:w="15" w:type="dxa"/>
        </w:trPr>
        <w:tc>
          <w:tcPr>
            <w:tcW w:w="0" w:type="auto"/>
            <w:vAlign w:val="center"/>
            <w:hideMark/>
          </w:tcPr>
          <w:p w:rsidR="00330D9D" w:rsidRDefault="00330D9D">
            <w:pPr>
              <w:contextualSpacing/>
              <w:rPr>
                <w:sz w:val="24"/>
                <w:szCs w:val="24"/>
              </w:rPr>
            </w:pPr>
            <w:r>
              <w:rPr>
                <w:rStyle w:val="CdigoHTML"/>
                <w:rFonts w:eastAsiaTheme="minorHAnsi"/>
                <w:color w:val="C7254E"/>
              </w:rPr>
              <w:t>7</w:t>
            </w:r>
          </w:p>
        </w:tc>
        <w:tc>
          <w:tcPr>
            <w:tcW w:w="0" w:type="auto"/>
            <w:vAlign w:val="center"/>
            <w:hideMark/>
          </w:tcPr>
          <w:p w:rsidR="00330D9D" w:rsidRDefault="00330D9D">
            <w:pPr>
              <w:contextualSpacing/>
              <w:rPr>
                <w:sz w:val="24"/>
                <w:szCs w:val="24"/>
              </w:rPr>
            </w:pPr>
            <w:r>
              <w:rPr>
                <w:rStyle w:val="CdigoHTML"/>
                <w:rFonts w:eastAsiaTheme="minorHAnsi"/>
              </w:rPr>
              <w:t>);</w:t>
            </w:r>
          </w:p>
        </w:tc>
      </w:tr>
    </w:tbl>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Un parámetro del tipo salida, no tendrá el comportamiento de un parámetro del tipo entrada por defecto. Para permitir que un parámetro permita la salida y entrada de datos de una variable se debe adicionar la palabra reservada 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712"/>
        <w:gridCol w:w="45"/>
      </w:tblGrid>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01</w:t>
            </w:r>
          </w:p>
        </w:tc>
        <w:tc>
          <w:tcPr>
            <w:tcW w:w="0" w:type="auto"/>
            <w:vAlign w:val="center"/>
            <w:hideMark/>
          </w:tcPr>
          <w:p w:rsidR="00330D9D" w:rsidRDefault="00330D9D" w:rsidP="00FF6450">
            <w:pPr>
              <w:contextualSpacing/>
              <w:rPr>
                <w:sz w:val="24"/>
                <w:szCs w:val="24"/>
              </w:rPr>
            </w:pPr>
            <w:r>
              <w:rPr>
                <w:rStyle w:val="CdigoHTML"/>
                <w:rFonts w:eastAsiaTheme="minorHAnsi"/>
              </w:rPr>
              <w:t>-- Procedimiento que permite registrar un cliente.</w:t>
            </w:r>
          </w:p>
        </w:tc>
      </w:tr>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02</w:t>
            </w:r>
          </w:p>
        </w:tc>
        <w:tc>
          <w:tcPr>
            <w:tcW w:w="0" w:type="auto"/>
            <w:gridSpan w:val="2"/>
            <w:vAlign w:val="center"/>
            <w:hideMark/>
          </w:tcPr>
          <w:p w:rsidR="00330D9D" w:rsidRDefault="00330D9D" w:rsidP="00FF6450">
            <w:pPr>
              <w:contextualSpacing/>
              <w:rPr>
                <w:sz w:val="24"/>
                <w:szCs w:val="24"/>
              </w:rPr>
            </w:pPr>
            <w:r>
              <w:rPr>
                <w:rStyle w:val="CdigoHTML"/>
                <w:rFonts w:eastAsiaTheme="minorHAnsi"/>
              </w:rPr>
              <w:t>-- Intentará registrarlo con el valor P_ID, en caso de que el ID</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
        <w:gridCol w:w="31"/>
        <w:gridCol w:w="8212"/>
        <w:gridCol w:w="45"/>
      </w:tblGrid>
      <w:tr w:rsidR="00330D9D" w:rsidTr="00330D9D">
        <w:trPr>
          <w:gridAfter w:val="1"/>
          <w:tblCellSpacing w:w="15" w:type="dxa"/>
        </w:trPr>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lastRenderedPageBreak/>
              <w:t>03</w:t>
            </w:r>
          </w:p>
        </w:tc>
        <w:tc>
          <w:tcPr>
            <w:tcW w:w="0" w:type="auto"/>
            <w:vAlign w:val="center"/>
            <w:hideMark/>
          </w:tcPr>
          <w:p w:rsidR="00330D9D" w:rsidRDefault="00330D9D" w:rsidP="00FF6450">
            <w:pPr>
              <w:contextualSpacing/>
              <w:rPr>
                <w:sz w:val="24"/>
                <w:szCs w:val="24"/>
              </w:rPr>
            </w:pPr>
            <w:r>
              <w:rPr>
                <w:rStyle w:val="CdigoHTML"/>
                <w:rFonts w:eastAsiaTheme="minorHAnsi"/>
              </w:rPr>
              <w:t>-- exista creará uno y devolverá el valor usado</w:t>
            </w:r>
          </w:p>
        </w:tc>
      </w:tr>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04</w:t>
            </w:r>
          </w:p>
        </w:tc>
        <w:tc>
          <w:tcPr>
            <w:tcW w:w="0" w:type="auto"/>
            <w:gridSpan w:val="3"/>
            <w:vAlign w:val="center"/>
            <w:hideMark/>
          </w:tcPr>
          <w:p w:rsidR="00330D9D" w:rsidRDefault="00330D9D" w:rsidP="00FF6450">
            <w:pPr>
              <w:contextualSpacing/>
              <w:rPr>
                <w:sz w:val="24"/>
                <w:szCs w:val="24"/>
              </w:rPr>
            </w:pPr>
            <w:r>
              <w:rPr>
                <w:rStyle w:val="CdigoHTML"/>
                <w:rFonts w:eastAsiaTheme="minorHAnsi"/>
              </w:rPr>
              <w:t>CREATE</w:t>
            </w:r>
            <w:r>
              <w:t> </w:t>
            </w:r>
            <w:r>
              <w:rPr>
                <w:rStyle w:val="CdigoHTML"/>
                <w:rFonts w:eastAsiaTheme="minorHAnsi"/>
              </w:rPr>
              <w:t>OR</w:t>
            </w:r>
            <w:r>
              <w:t> </w:t>
            </w:r>
            <w:r>
              <w:rPr>
                <w:rStyle w:val="CdigoHTML"/>
                <w:rFonts w:eastAsiaTheme="minorHAnsi"/>
              </w:rPr>
              <w:t>REPLACE</w:t>
            </w:r>
            <w:r>
              <w:t> </w:t>
            </w:r>
            <w:r>
              <w:rPr>
                <w:rStyle w:val="CdigoHTML"/>
                <w:rFonts w:eastAsiaTheme="minorHAnsi"/>
              </w:rPr>
              <w:t>PROCEDURE</w:t>
            </w:r>
            <w:r>
              <w:t> </w:t>
            </w:r>
            <w:r>
              <w:rPr>
                <w:rStyle w:val="CdigoHTML"/>
                <w:rFonts w:eastAsiaTheme="minorHAnsi"/>
              </w:rPr>
              <w:t>HR.REGISTRAR_CLIENTE(P_ID        IN</w:t>
            </w:r>
            <w:r>
              <w:t> </w:t>
            </w:r>
            <w:r>
              <w:rPr>
                <w:rStyle w:val="CdigoHTML"/>
                <w:rFonts w:eastAsiaTheme="minorHAnsi"/>
              </w:rPr>
              <w:t>OUT</w:t>
            </w:r>
            <w:r>
              <w:t> </w:t>
            </w:r>
            <w:r>
              <w:rPr>
                <w:rStyle w:val="CdigoHTML"/>
                <w:rFonts w:eastAsiaTheme="minorHAnsi"/>
              </w:rPr>
              <w:t>NUMBER,</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
        <w:gridCol w:w="8291"/>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05</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P_NOMBRES   IN</w:t>
            </w:r>
            <w:r>
              <w:t> </w:t>
            </w:r>
            <w:r>
              <w:rPr>
                <w:rStyle w:val="CdigoHTML"/>
                <w:rFonts w:eastAsiaTheme="minorHAnsi"/>
              </w:rPr>
              <w:t>VARCHAR2,</w:t>
            </w:r>
          </w:p>
        </w:tc>
      </w:tr>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06</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P_APELLIDOS IN</w:t>
            </w:r>
            <w:r>
              <w:t> </w:t>
            </w:r>
            <w:r>
              <w:rPr>
                <w:rStyle w:val="CdigoHTML"/>
                <w:rFonts w:eastAsiaTheme="minorHAnsi"/>
              </w:rPr>
              <w:t>VARCHAR2,</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8233"/>
        <w:gridCol w:w="45"/>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07</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P_FECHA     IN</w:t>
            </w:r>
            <w:r>
              <w:t> </w:t>
            </w:r>
            <w:r>
              <w:rPr>
                <w:rStyle w:val="CdigoHTML"/>
                <w:rFonts w:eastAsiaTheme="minorHAnsi"/>
              </w:rPr>
              <w:t>DATE)</w:t>
            </w:r>
          </w:p>
        </w:tc>
      </w:tr>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08</w:t>
            </w:r>
          </w:p>
        </w:tc>
        <w:tc>
          <w:tcPr>
            <w:tcW w:w="0" w:type="auto"/>
            <w:vAlign w:val="center"/>
            <w:hideMark/>
          </w:tcPr>
          <w:p w:rsidR="00330D9D" w:rsidRDefault="00330D9D" w:rsidP="00FF6450">
            <w:pPr>
              <w:contextualSpacing/>
              <w:rPr>
                <w:sz w:val="24"/>
                <w:szCs w:val="24"/>
              </w:rPr>
            </w:pPr>
            <w:r>
              <w:rPr>
                <w:rStyle w:val="CdigoHTML"/>
                <w:rFonts w:eastAsiaTheme="minorHAnsi"/>
              </w:rPr>
              <w:t>IS</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2191"/>
        <w:gridCol w:w="45"/>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09</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V_CONTEO NUMBER;</w:t>
            </w:r>
          </w:p>
        </w:tc>
      </w:tr>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10</w:t>
            </w:r>
          </w:p>
        </w:tc>
        <w:tc>
          <w:tcPr>
            <w:tcW w:w="0" w:type="auto"/>
            <w:vAlign w:val="center"/>
            <w:hideMark/>
          </w:tcPr>
          <w:p w:rsidR="00330D9D" w:rsidRDefault="00330D9D" w:rsidP="00FF6450">
            <w:pPr>
              <w:contextualSpacing/>
              <w:rPr>
                <w:sz w:val="24"/>
                <w:szCs w:val="24"/>
              </w:rPr>
            </w:pPr>
            <w:r>
              <w:rPr>
                <w:rStyle w:val="CdigoHTML"/>
                <w:rFonts w:eastAsiaTheme="minorHAnsi"/>
              </w:rPr>
              <w:t>BEGIN</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4471"/>
        <w:gridCol w:w="45"/>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11</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 Se busca si es que el ID existe.</w:t>
            </w:r>
          </w:p>
        </w:tc>
      </w:tr>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12</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SELECT</w:t>
            </w:r>
            <w:r>
              <w:t> </w:t>
            </w:r>
            <w:r>
              <w:rPr>
                <w:rStyle w:val="CdigoHTML"/>
                <w:rFonts w:eastAsiaTheme="minorHAnsi"/>
              </w:rPr>
              <w:t>COUNT(cli.id)</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2721"/>
        <w:gridCol w:w="45"/>
      </w:tblGrid>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13</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INTO</w:t>
            </w:r>
            <w:r>
              <w:t> </w:t>
            </w:r>
            <w:r>
              <w:rPr>
                <w:rStyle w:val="CdigoHTML"/>
                <w:rFonts w:eastAsiaTheme="minorHAnsi"/>
              </w:rPr>
              <w:t>V_CONTEO</w:t>
            </w:r>
          </w:p>
        </w:tc>
      </w:tr>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14</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FROM</w:t>
            </w:r>
            <w:r>
              <w:t> </w:t>
            </w:r>
            <w:proofErr w:type="spellStart"/>
            <w:r>
              <w:rPr>
                <w:rStyle w:val="CdigoHTML"/>
                <w:rFonts w:eastAsiaTheme="minorHAnsi"/>
              </w:rPr>
              <w:t>hr.cliente</w:t>
            </w:r>
            <w:proofErr w:type="spellEnd"/>
            <w:r>
              <w:rPr>
                <w:rStyle w:val="CdigoHTML"/>
                <w:rFonts w:eastAsiaTheme="minorHAnsi"/>
              </w:rPr>
              <w:t xml:space="preserve"> cli</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2721"/>
        <w:gridCol w:w="45"/>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15</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WHERE</w:t>
            </w:r>
            <w:r>
              <w:t> </w:t>
            </w:r>
            <w:r>
              <w:rPr>
                <w:rStyle w:val="CdigoHTML"/>
                <w:rFonts w:eastAsiaTheme="minorHAnsi"/>
              </w:rPr>
              <w:t>cli.id = P_ID;</w:t>
            </w:r>
          </w:p>
        </w:tc>
      </w:tr>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16</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t> </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191"/>
        <w:gridCol w:w="45"/>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17</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 En caso de que V_CONTEO exista como ID</w:t>
            </w:r>
          </w:p>
        </w:tc>
      </w:tr>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18</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 se creará un ID alternativo</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161"/>
        <w:gridCol w:w="45"/>
      </w:tblGrid>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19</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IF</w:t>
            </w:r>
            <w:r>
              <w:t> </w:t>
            </w:r>
            <w:r>
              <w:rPr>
                <w:rStyle w:val="CdigoHTML"/>
                <w:rFonts w:eastAsiaTheme="minorHAnsi"/>
              </w:rPr>
              <w:t>V_CONTEO &gt; 0 THEN</w:t>
            </w:r>
          </w:p>
        </w:tc>
      </w:tr>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20</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DBMS_OUTPUT.PUT_</w:t>
            </w:r>
            <w:proofErr w:type="gramStart"/>
            <w:r>
              <w:rPr>
                <w:rStyle w:val="CdigoHTML"/>
                <w:rFonts w:eastAsiaTheme="minorHAnsi"/>
              </w:rPr>
              <w:t>LINE(</w:t>
            </w:r>
            <w:proofErr w:type="gramEnd"/>
            <w:r>
              <w:rPr>
                <w:rStyle w:val="CdigoHTML"/>
                <w:rFonts w:eastAsiaTheme="minorHAnsi"/>
              </w:rPr>
              <w:t>'El id '</w:t>
            </w:r>
            <w:r>
              <w:t> </w:t>
            </w:r>
            <w:r>
              <w:rPr>
                <w:rStyle w:val="CdigoHTML"/>
                <w:rFonts w:eastAsiaTheme="minorHAnsi"/>
              </w:rPr>
              <w:t>|| P_ID || ' ya existe.');</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2601"/>
        <w:gridCol w:w="45"/>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21</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SELECT</w:t>
            </w:r>
            <w:r>
              <w:t> </w:t>
            </w:r>
            <w:r>
              <w:rPr>
                <w:rStyle w:val="CdigoHTML"/>
                <w:rFonts w:eastAsiaTheme="minorHAnsi"/>
              </w:rPr>
              <w:t>MAX(cli.id)</w:t>
            </w:r>
          </w:p>
        </w:tc>
      </w:tr>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22</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INTO</w:t>
            </w:r>
            <w:r>
              <w:t> </w:t>
            </w:r>
            <w:r>
              <w:rPr>
                <w:rStyle w:val="CdigoHTML"/>
                <w:rFonts w:eastAsiaTheme="minorHAnsi"/>
              </w:rPr>
              <w:t>P_ID</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3081"/>
        <w:gridCol w:w="45"/>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23</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FROM</w:t>
            </w:r>
            <w:r>
              <w:t> </w:t>
            </w:r>
            <w:proofErr w:type="spellStart"/>
            <w:r>
              <w:rPr>
                <w:rStyle w:val="CdigoHTML"/>
                <w:rFonts w:eastAsiaTheme="minorHAnsi"/>
              </w:rPr>
              <w:t>hr.cliente</w:t>
            </w:r>
            <w:proofErr w:type="spellEnd"/>
            <w:r>
              <w:rPr>
                <w:rStyle w:val="CdigoHTML"/>
                <w:rFonts w:eastAsiaTheme="minorHAnsi"/>
              </w:rPr>
              <w:t xml:space="preserve"> cli;</w:t>
            </w:r>
          </w:p>
        </w:tc>
      </w:tr>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24</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t> </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8233"/>
        <w:gridCol w:w="45"/>
      </w:tblGrid>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25</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P_ID := P_ID + 1;</w:t>
            </w:r>
          </w:p>
        </w:tc>
      </w:tr>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26</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DBMS_OUTPUT.PUT_</w:t>
            </w:r>
            <w:proofErr w:type="gramStart"/>
            <w:r>
              <w:rPr>
                <w:rStyle w:val="CdigoHTML"/>
                <w:rFonts w:eastAsiaTheme="minorHAnsi"/>
              </w:rPr>
              <w:t>LINE(</w:t>
            </w:r>
            <w:proofErr w:type="gramEnd"/>
            <w:r>
              <w:rPr>
                <w:rStyle w:val="CdigoHTML"/>
                <w:rFonts w:eastAsiaTheme="minorHAnsi"/>
              </w:rPr>
              <w:t>'El id ha sido reemplazado por '</w:t>
            </w:r>
            <w:r>
              <w:t> </w:t>
            </w:r>
            <w:r>
              <w:rPr>
                <w:rStyle w:val="CdigoHTML"/>
                <w:rFonts w:eastAsiaTheme="minorHAnsi"/>
              </w:rPr>
              <w:t>|| P_ID || '.');</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1040"/>
        <w:gridCol w:w="45"/>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27</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END</w:t>
            </w:r>
            <w:r>
              <w:t> </w:t>
            </w:r>
            <w:r>
              <w:rPr>
                <w:rStyle w:val="CdigoHTML"/>
                <w:rFonts w:eastAsiaTheme="minorHAnsi"/>
              </w:rPr>
              <w:t>IF;</w:t>
            </w:r>
          </w:p>
        </w:tc>
      </w:tr>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28</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t> </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451"/>
        <w:gridCol w:w="45"/>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29</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INSERT</w:t>
            </w:r>
            <w:r>
              <w:t> </w:t>
            </w:r>
            <w:r>
              <w:rPr>
                <w:rStyle w:val="CdigoHTML"/>
                <w:rFonts w:eastAsiaTheme="minorHAnsi"/>
              </w:rPr>
              <w:t>INTO</w:t>
            </w:r>
            <w:r>
              <w:t> </w:t>
            </w:r>
            <w:proofErr w:type="spellStart"/>
            <w:r>
              <w:rPr>
                <w:rStyle w:val="CdigoHTML"/>
                <w:rFonts w:eastAsiaTheme="minorHAnsi"/>
              </w:rPr>
              <w:t>hr.cliente</w:t>
            </w:r>
            <w:proofErr w:type="spellEnd"/>
            <w:r>
              <w:rPr>
                <w:rStyle w:val="CdigoHTML"/>
                <w:rFonts w:eastAsiaTheme="minorHAnsi"/>
              </w:rPr>
              <w:t>(</w:t>
            </w:r>
            <w:proofErr w:type="spellStart"/>
            <w:r>
              <w:rPr>
                <w:rStyle w:val="CdigoHTML"/>
                <w:rFonts w:eastAsiaTheme="minorHAnsi"/>
              </w:rPr>
              <w:t>id,nombres,apellidos,fecha_afiliacion</w:t>
            </w:r>
            <w:proofErr w:type="spellEnd"/>
            <w:r>
              <w:rPr>
                <w:rStyle w:val="CdigoHTML"/>
                <w:rFonts w:eastAsiaTheme="minorHAnsi"/>
              </w:rPr>
              <w:t>)</w:t>
            </w:r>
          </w:p>
        </w:tc>
      </w:tr>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30</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VALUES</w:t>
            </w:r>
            <w:r>
              <w:t> </w:t>
            </w:r>
            <w:r>
              <w:rPr>
                <w:rStyle w:val="CdigoHTML"/>
                <w:rFonts w:eastAsiaTheme="minorHAnsi"/>
              </w:rPr>
              <w:t>(P_ID,P_NOMBRES,P_APELLIDOS, P_FECHA);</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8233"/>
        <w:gridCol w:w="45"/>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31</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DBMS_OUTPUT.PUT_LINE('Insertado cliente: '|| P_ID || ' '</w:t>
            </w:r>
            <w:r>
              <w:t> </w:t>
            </w:r>
            <w:r>
              <w:rPr>
                <w:rStyle w:val="CdigoHTML"/>
                <w:rFonts w:eastAsiaTheme="minorHAnsi"/>
              </w:rPr>
              <w:t>|| P_NOMBRES || ' '|| P_APELLIDOS);</w:t>
            </w:r>
          </w:p>
        </w:tc>
      </w:tr>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32</w:t>
            </w:r>
          </w:p>
        </w:tc>
        <w:tc>
          <w:tcPr>
            <w:tcW w:w="0" w:type="auto"/>
            <w:vAlign w:val="center"/>
            <w:hideMark/>
          </w:tcPr>
          <w:p w:rsidR="00330D9D" w:rsidRDefault="00330D9D" w:rsidP="00FF6450">
            <w:pPr>
              <w:contextualSpacing/>
              <w:rPr>
                <w:sz w:val="24"/>
                <w:szCs w:val="24"/>
              </w:rPr>
            </w:pPr>
            <w:r>
              <w:rPr>
                <w:rStyle w:val="CdigoHTML"/>
                <w:rFonts w:eastAsiaTheme="minorHAnsi"/>
              </w:rPr>
              <w:t>END;</w:t>
            </w:r>
          </w:p>
        </w:tc>
      </w:tr>
    </w:tbl>
    <w:p w:rsidR="00330D9D" w:rsidRDefault="00330D9D" w:rsidP="00330D9D">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En la función HR.REGISTRAR_CLIENTE el parámetro P_ID actúa como parámetro de entrada y salida. Veamos el uso de la función: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4831"/>
        <w:gridCol w:w="45"/>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01</w:t>
            </w:r>
          </w:p>
        </w:tc>
        <w:tc>
          <w:tcPr>
            <w:tcW w:w="0" w:type="auto"/>
            <w:gridSpan w:val="2"/>
            <w:vAlign w:val="center"/>
            <w:hideMark/>
          </w:tcPr>
          <w:p w:rsidR="00330D9D" w:rsidRDefault="00330D9D" w:rsidP="00FF6450">
            <w:pPr>
              <w:contextualSpacing/>
              <w:rPr>
                <w:sz w:val="24"/>
                <w:szCs w:val="24"/>
              </w:rPr>
            </w:pPr>
            <w:r>
              <w:rPr>
                <w:rStyle w:val="CdigoHTML"/>
                <w:rFonts w:eastAsiaTheme="minorHAnsi"/>
              </w:rPr>
              <w:t>--Uso de la función HR.REGISTRAR_CLIENTE</w:t>
            </w:r>
          </w:p>
        </w:tc>
      </w:tr>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lastRenderedPageBreak/>
              <w:t>02</w:t>
            </w:r>
          </w:p>
        </w:tc>
        <w:tc>
          <w:tcPr>
            <w:tcW w:w="0" w:type="auto"/>
            <w:vAlign w:val="center"/>
            <w:hideMark/>
          </w:tcPr>
          <w:p w:rsidR="00330D9D" w:rsidRDefault="00330D9D" w:rsidP="00FF6450">
            <w:pPr>
              <w:contextualSpacing/>
              <w:rPr>
                <w:sz w:val="24"/>
                <w:szCs w:val="24"/>
              </w:rPr>
            </w:pPr>
            <w:r>
              <w:rPr>
                <w:rStyle w:val="CdigoHTML"/>
                <w:rFonts w:eastAsiaTheme="minorHAnsi"/>
              </w:rPr>
              <w:t>DECLARE</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2071"/>
        <w:gridCol w:w="45"/>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03</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V_ID    NUMBER;</w:t>
            </w:r>
          </w:p>
        </w:tc>
      </w:tr>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04</w:t>
            </w:r>
          </w:p>
        </w:tc>
        <w:tc>
          <w:tcPr>
            <w:tcW w:w="0" w:type="auto"/>
            <w:vAlign w:val="center"/>
            <w:hideMark/>
          </w:tcPr>
          <w:p w:rsidR="00330D9D" w:rsidRDefault="00330D9D" w:rsidP="00FF6450">
            <w:pPr>
              <w:contextualSpacing/>
              <w:rPr>
                <w:sz w:val="24"/>
                <w:szCs w:val="24"/>
              </w:rPr>
            </w:pPr>
            <w:r>
              <w:rPr>
                <w:rStyle w:val="CdigoHTML"/>
                <w:rFonts w:eastAsiaTheme="minorHAnsi"/>
              </w:rPr>
              <w:t>BEGIN</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671"/>
        <w:gridCol w:w="45"/>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05</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 Intentamos registrar un cliente con ID 12.</w:t>
            </w:r>
          </w:p>
        </w:tc>
      </w:tr>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06</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V_ID := 12;</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6681"/>
        <w:gridCol w:w="45"/>
      </w:tblGrid>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07</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HR.REGISTRAR_CLIENTE(V_ID,'</w:t>
            </w:r>
            <w:proofErr w:type="spellStart"/>
            <w:r>
              <w:rPr>
                <w:rStyle w:val="CdigoHTML"/>
                <w:rFonts w:eastAsiaTheme="minorHAnsi"/>
              </w:rPr>
              <w:t>Jhon</w:t>
            </w:r>
            <w:proofErr w:type="spellEnd"/>
            <w:r>
              <w:rPr>
                <w:rStyle w:val="CdigoHTML"/>
                <w:rFonts w:eastAsiaTheme="minorHAnsi"/>
              </w:rPr>
              <w:t>', 'Quiroz', SYSDATE);</w:t>
            </w:r>
          </w:p>
        </w:tc>
      </w:tr>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08</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DBMS_OUTPUT.PUT_LINE('El valor de V_ID es: '</w:t>
            </w:r>
            <w:r>
              <w:t> </w:t>
            </w:r>
            <w:r>
              <w:rPr>
                <w:rStyle w:val="CdigoHTML"/>
                <w:rFonts w:eastAsiaTheme="minorHAnsi"/>
              </w:rPr>
              <w:t>|| V_ID);</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6632"/>
        <w:gridCol w:w="45"/>
      </w:tblGrid>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09</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t> </w:t>
            </w:r>
          </w:p>
        </w:tc>
      </w:tr>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10</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 Intentamos registrar otro cliente con el mismo ID.</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6752"/>
        <w:gridCol w:w="45"/>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11</w:t>
            </w:r>
          </w:p>
        </w:tc>
        <w:tc>
          <w:tcPr>
            <w:tcW w:w="0" w:type="auto"/>
            <w:gridSpan w:val="2"/>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HR.REGISTRAR_CLIENTE(</w:t>
            </w:r>
            <w:proofErr w:type="spellStart"/>
            <w:r>
              <w:rPr>
                <w:rStyle w:val="CdigoHTML"/>
                <w:rFonts w:eastAsiaTheme="minorHAnsi"/>
              </w:rPr>
              <w:t>V_ID,'Manuel</w:t>
            </w:r>
            <w:proofErr w:type="spellEnd"/>
            <w:r>
              <w:rPr>
                <w:rStyle w:val="CdigoHTML"/>
                <w:rFonts w:eastAsiaTheme="minorHAnsi"/>
              </w:rPr>
              <w:t>', 'Prado', SYSDATE);</w:t>
            </w:r>
          </w:p>
        </w:tc>
      </w:tr>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12</w:t>
            </w:r>
          </w:p>
        </w:tc>
        <w:tc>
          <w:tcPr>
            <w:tcW w:w="0" w:type="auto"/>
            <w:vAlign w:val="center"/>
            <w:hideMark/>
          </w:tcPr>
          <w:p w:rsidR="00330D9D" w:rsidRDefault="00330D9D" w:rsidP="00FF6450">
            <w:pPr>
              <w:contextualSpacing/>
              <w:rPr>
                <w:sz w:val="24"/>
                <w:szCs w:val="24"/>
              </w:rPr>
            </w:pPr>
            <w:r>
              <w:rPr>
                <w:rStyle w:val="CdigoHTML"/>
                <w:rFonts w:eastAsiaTheme="minorHAnsi"/>
                <w:color w:val="C7254E"/>
              </w:rPr>
              <w:t>  </w:t>
            </w:r>
            <w:r>
              <w:rPr>
                <w:rStyle w:val="CdigoHTML"/>
                <w:rFonts w:eastAsiaTheme="minorHAnsi"/>
              </w:rPr>
              <w:t>DBMS_OUTPUT.PUT_LINE('El valor de V_ID es: '</w:t>
            </w:r>
            <w:r>
              <w:t> </w:t>
            </w:r>
            <w:r>
              <w:rPr>
                <w:rStyle w:val="CdigoHTML"/>
                <w:rFonts w:eastAsiaTheme="minorHAnsi"/>
              </w:rPr>
              <w:t>|| V_ID);</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6"/>
        <w:gridCol w:w="2600"/>
        <w:gridCol w:w="45"/>
      </w:tblGrid>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color w:val="C7254E"/>
              </w:rPr>
              <w:t>13</w:t>
            </w:r>
          </w:p>
        </w:tc>
        <w:tc>
          <w:tcPr>
            <w:tcW w:w="0" w:type="auto"/>
            <w:vAlign w:val="center"/>
            <w:hideMark/>
          </w:tcPr>
          <w:p w:rsidR="00330D9D" w:rsidRDefault="00330D9D" w:rsidP="00FF6450">
            <w:pPr>
              <w:contextualSpacing/>
              <w:rPr>
                <w:sz w:val="24"/>
                <w:szCs w:val="24"/>
              </w:rPr>
            </w:pPr>
            <w:r>
              <w:rPr>
                <w:rStyle w:val="CdigoHTML"/>
                <w:rFonts w:eastAsiaTheme="minorHAnsi"/>
              </w:rPr>
              <w:t>END;</w:t>
            </w:r>
          </w:p>
        </w:tc>
      </w:tr>
      <w:tr w:rsidR="00330D9D" w:rsidTr="00330D9D">
        <w:trPr>
          <w:tblCellSpacing w:w="15" w:type="dxa"/>
        </w:trPr>
        <w:tc>
          <w:tcPr>
            <w:tcW w:w="0" w:type="auto"/>
            <w:gridSpan w:val="3"/>
            <w:vAlign w:val="center"/>
            <w:hideMark/>
          </w:tcPr>
          <w:p w:rsidR="00330D9D" w:rsidRDefault="00330D9D" w:rsidP="00FF6450">
            <w:pPr>
              <w:contextualSpacing/>
              <w:rPr>
                <w:sz w:val="24"/>
                <w:szCs w:val="24"/>
              </w:rPr>
            </w:pPr>
            <w:r>
              <w:rPr>
                <w:rStyle w:val="CdigoHTML"/>
                <w:rFonts w:eastAsiaTheme="minorHAnsi"/>
              </w:rPr>
              <w:t xml:space="preserve">Insertado cliente: 12 </w:t>
            </w:r>
            <w:proofErr w:type="spellStart"/>
            <w:r>
              <w:rPr>
                <w:rStyle w:val="CdigoHTML"/>
                <w:rFonts w:eastAsiaTheme="minorHAnsi"/>
              </w:rPr>
              <w:t>Jhon</w:t>
            </w:r>
            <w:proofErr w:type="spellEnd"/>
            <w:r>
              <w:rPr>
                <w:rStyle w:val="CdigoHTML"/>
                <w:rFonts w:eastAsiaTheme="minorHAnsi"/>
              </w:rPr>
              <w:t xml:space="preserve"> Quiroz</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6"/>
        <w:gridCol w:w="45"/>
      </w:tblGrid>
      <w:tr w:rsidR="00330D9D" w:rsidTr="00330D9D">
        <w:trPr>
          <w:tblCellSpacing w:w="15" w:type="dxa"/>
        </w:trPr>
        <w:tc>
          <w:tcPr>
            <w:tcW w:w="0" w:type="auto"/>
            <w:gridSpan w:val="2"/>
            <w:vAlign w:val="center"/>
            <w:hideMark/>
          </w:tcPr>
          <w:p w:rsidR="00330D9D" w:rsidRDefault="00330D9D" w:rsidP="00FF6450">
            <w:pPr>
              <w:contextualSpacing/>
              <w:rPr>
                <w:sz w:val="24"/>
                <w:szCs w:val="24"/>
              </w:rPr>
            </w:pPr>
            <w:r>
              <w:rPr>
                <w:rStyle w:val="CdigoHTML"/>
                <w:rFonts w:eastAsiaTheme="minorHAnsi"/>
              </w:rPr>
              <w:t>El valor de V_ID es: 12</w:t>
            </w:r>
          </w:p>
        </w:tc>
      </w:tr>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rPr>
              <w:t>El id 12 ya existe.</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6"/>
        <w:gridCol w:w="45"/>
      </w:tblGrid>
      <w:tr w:rsidR="00330D9D" w:rsidTr="00330D9D">
        <w:trPr>
          <w:gridAfter w:val="1"/>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rPr>
              <w:t>El id ha sido reemplazado por 13.</w:t>
            </w:r>
          </w:p>
        </w:tc>
      </w:tr>
      <w:tr w:rsidR="00330D9D" w:rsidTr="00330D9D">
        <w:trPr>
          <w:tblCellSpacing w:w="15" w:type="dxa"/>
        </w:trPr>
        <w:tc>
          <w:tcPr>
            <w:tcW w:w="0" w:type="auto"/>
            <w:gridSpan w:val="2"/>
            <w:vAlign w:val="center"/>
            <w:hideMark/>
          </w:tcPr>
          <w:p w:rsidR="00330D9D" w:rsidRDefault="00330D9D" w:rsidP="00FF6450">
            <w:pPr>
              <w:contextualSpacing/>
              <w:rPr>
                <w:sz w:val="24"/>
                <w:szCs w:val="24"/>
              </w:rPr>
            </w:pPr>
            <w:r>
              <w:rPr>
                <w:rStyle w:val="CdigoHTML"/>
                <w:rFonts w:eastAsiaTheme="minorHAnsi"/>
              </w:rPr>
              <w:t>Insertado cliente: 13 Manuel Prado</w:t>
            </w:r>
          </w:p>
        </w:tc>
      </w:tr>
    </w:tbl>
    <w:p w:rsidR="00330D9D" w:rsidRDefault="00330D9D" w:rsidP="00FF6450">
      <w:pPr>
        <w:contextualSpacing/>
        <w:rPr>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1"/>
      </w:tblGrid>
      <w:tr w:rsidR="00330D9D" w:rsidTr="00330D9D">
        <w:trPr>
          <w:tblCellSpacing w:w="15" w:type="dxa"/>
        </w:trPr>
        <w:tc>
          <w:tcPr>
            <w:tcW w:w="0" w:type="auto"/>
            <w:vAlign w:val="center"/>
            <w:hideMark/>
          </w:tcPr>
          <w:p w:rsidR="00330D9D" w:rsidRDefault="00330D9D" w:rsidP="00FF6450">
            <w:pPr>
              <w:contextualSpacing/>
              <w:rPr>
                <w:sz w:val="24"/>
                <w:szCs w:val="24"/>
              </w:rPr>
            </w:pPr>
            <w:r>
              <w:rPr>
                <w:rStyle w:val="CdigoHTML"/>
                <w:rFonts w:eastAsiaTheme="minorHAnsi"/>
              </w:rPr>
              <w:t>El valor de V_ID es: 13</w:t>
            </w:r>
          </w:p>
        </w:tc>
      </w:tr>
    </w:tbl>
    <w:p w:rsidR="001B61F0" w:rsidRDefault="001B61F0" w:rsidP="001B61F0">
      <w:pPr>
        <w:pStyle w:val="NormalWeb"/>
        <w:spacing w:before="0" w:beforeAutospacing="0" w:after="375" w:afterAutospacing="0"/>
        <w:rPr>
          <w:rFonts w:ascii="Arial" w:hAnsi="Arial" w:cs="Arial"/>
          <w:color w:val="444444"/>
          <w:sz w:val="21"/>
          <w:szCs w:val="21"/>
        </w:rPr>
      </w:pPr>
      <w:r>
        <w:rPr>
          <w:rFonts w:ascii="Arial" w:hAnsi="Arial" w:cs="Arial"/>
          <w:color w:val="444444"/>
          <w:sz w:val="21"/>
          <w:szCs w:val="21"/>
        </w:rPr>
        <w:t> </w:t>
      </w:r>
    </w:p>
    <w:p w:rsidR="001B61F0" w:rsidRDefault="001B61F0" w:rsidP="001B61F0">
      <w:pPr>
        <w:pStyle w:val="Ttulo1"/>
        <w:spacing w:before="0" w:beforeAutospacing="0" w:after="0" w:afterAutospacing="0" w:line="576" w:lineRule="atLeast"/>
        <w:rPr>
          <w:rFonts w:ascii="Arial" w:hAnsi="Arial" w:cs="Arial"/>
          <w:color w:val="444444"/>
        </w:rPr>
      </w:pPr>
      <w:r>
        <w:rPr>
          <w:rFonts w:ascii="Arial" w:hAnsi="Arial" w:cs="Arial"/>
          <w:color w:val="444444"/>
        </w:rPr>
        <w:t>Scripts PL/SQL Utilitarios para ORACLE</w:t>
      </w:r>
    </w:p>
    <w:p w:rsidR="001B61F0" w:rsidRDefault="001B61F0" w:rsidP="001B61F0">
      <w:pPr>
        <w:rPr>
          <w:ins w:id="0" w:author="Unknown"/>
          <w:rFonts w:ascii="Arial" w:hAnsi="Arial" w:cs="Arial"/>
          <w:color w:val="444444"/>
          <w:sz w:val="21"/>
          <w:szCs w:val="21"/>
        </w:rPr>
      </w:pPr>
      <w:r>
        <w:rPr>
          <w:rFonts w:ascii="Arial" w:hAnsi="Arial" w:cs="Arial"/>
          <w:noProof/>
          <w:color w:val="444444"/>
          <w:sz w:val="21"/>
          <w:szCs w:val="21"/>
          <w:lang w:eastAsia="es-PY"/>
        </w:rPr>
        <w:drawing>
          <wp:inline distT="0" distB="0" distL="0" distR="0">
            <wp:extent cx="4572000" cy="3286125"/>
            <wp:effectExtent l="0" t="0" r="0" b="9525"/>
            <wp:docPr id="4" name="Imagen 4" descr="Ejemplos PL/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jemplos PL/SQL"/>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0" cy="3286125"/>
                    </a:xfrm>
                    <a:prstGeom prst="rect">
                      <a:avLst/>
                    </a:prstGeom>
                    <a:noFill/>
                    <a:ln>
                      <a:noFill/>
                    </a:ln>
                  </pic:spPr>
                </pic:pic>
              </a:graphicData>
            </a:graphic>
          </wp:inline>
        </w:drawing>
      </w:r>
    </w:p>
    <w:p w:rsidR="001B61F0" w:rsidRPr="001B61F0" w:rsidRDefault="001B61F0" w:rsidP="001B61F0">
      <w:pPr>
        <w:pStyle w:val="Ttulo2"/>
        <w:spacing w:before="300" w:beforeAutospacing="0" w:after="150" w:afterAutospacing="0" w:line="540" w:lineRule="atLeast"/>
        <w:rPr>
          <w:ins w:id="1" w:author="Unknown"/>
          <w:rFonts w:ascii="Arial" w:hAnsi="Arial" w:cs="Arial"/>
          <w:color w:val="444444"/>
          <w:sz w:val="45"/>
          <w:szCs w:val="45"/>
          <w:u w:val="single"/>
        </w:rPr>
      </w:pPr>
      <w:ins w:id="2" w:author="Unknown">
        <w:r w:rsidRPr="001B61F0">
          <w:rPr>
            <w:rFonts w:ascii="Arial" w:hAnsi="Arial" w:cs="Arial"/>
            <w:color w:val="444444"/>
            <w:sz w:val="45"/>
            <w:szCs w:val="45"/>
            <w:u w:val="single"/>
          </w:rPr>
          <w:lastRenderedPageBreak/>
          <w:t>Introducción</w:t>
        </w:r>
      </w:ins>
    </w:p>
    <w:p w:rsidR="001B61F0" w:rsidRPr="001B61F0" w:rsidRDefault="001B61F0" w:rsidP="001B61F0">
      <w:pPr>
        <w:pStyle w:val="NormalWeb"/>
        <w:spacing w:before="0" w:beforeAutospacing="0" w:after="375" w:afterAutospacing="0"/>
        <w:rPr>
          <w:ins w:id="3" w:author="Unknown"/>
          <w:rFonts w:ascii="Arial" w:hAnsi="Arial" w:cs="Arial"/>
          <w:color w:val="444444"/>
          <w:sz w:val="21"/>
          <w:szCs w:val="21"/>
          <w:u w:val="single"/>
        </w:rPr>
      </w:pPr>
      <w:ins w:id="4" w:author="Unknown">
        <w:r w:rsidRPr="001B61F0">
          <w:rPr>
            <w:rFonts w:ascii="Arial" w:hAnsi="Arial" w:cs="Arial"/>
            <w:color w:val="444444"/>
            <w:sz w:val="21"/>
            <w:szCs w:val="21"/>
            <w:u w:val="single"/>
          </w:rPr>
          <w:t>En el día a día es muy común encontrarse con diferentes escenarios que ponen a prueba a uno, además de que nos llegan a consumir bastante tiempo, cuando realmente son cosas pequeñas y básicas.</w:t>
        </w:r>
      </w:ins>
    </w:p>
    <w:p w:rsidR="001B61F0" w:rsidRPr="001B61F0" w:rsidRDefault="001B61F0" w:rsidP="001B61F0">
      <w:pPr>
        <w:pStyle w:val="NormalWeb"/>
        <w:spacing w:before="0" w:beforeAutospacing="0" w:after="375" w:afterAutospacing="0"/>
        <w:rPr>
          <w:ins w:id="5" w:author="Unknown"/>
          <w:rFonts w:ascii="Arial" w:hAnsi="Arial" w:cs="Arial"/>
          <w:color w:val="444444"/>
          <w:sz w:val="21"/>
          <w:szCs w:val="21"/>
          <w:u w:val="single"/>
        </w:rPr>
      </w:pPr>
      <w:ins w:id="6" w:author="Unknown">
        <w:r w:rsidRPr="001B61F0">
          <w:rPr>
            <w:rFonts w:ascii="Arial" w:hAnsi="Arial" w:cs="Arial"/>
            <w:color w:val="444444"/>
            <w:sz w:val="21"/>
            <w:szCs w:val="21"/>
            <w:u w:val="single"/>
          </w:rPr>
          <w:t>Éste pequeño artículo pretende ser un conglomerado de scripts que suelo utilizar en el desarrollo con PL/SQL además de un conjunto de herramientas que pueden serle útiles a cualquiera.</w:t>
        </w:r>
      </w:ins>
    </w:p>
    <w:p w:rsidR="001B61F0" w:rsidRPr="001B61F0" w:rsidRDefault="001B61F0" w:rsidP="001B61F0">
      <w:pPr>
        <w:pStyle w:val="Ttulo2"/>
        <w:spacing w:before="300" w:beforeAutospacing="0" w:after="150" w:afterAutospacing="0" w:line="540" w:lineRule="atLeast"/>
        <w:rPr>
          <w:ins w:id="7" w:author="Unknown"/>
          <w:rFonts w:ascii="Arial" w:hAnsi="Arial" w:cs="Arial"/>
          <w:color w:val="444444"/>
          <w:sz w:val="45"/>
          <w:szCs w:val="45"/>
          <w:u w:val="single"/>
        </w:rPr>
      </w:pPr>
      <w:ins w:id="8" w:author="Unknown">
        <w:r w:rsidRPr="001B61F0">
          <w:rPr>
            <w:rFonts w:ascii="Arial" w:hAnsi="Arial" w:cs="Arial"/>
            <w:color w:val="444444"/>
            <w:sz w:val="45"/>
            <w:szCs w:val="45"/>
            <w:u w:val="single"/>
          </w:rPr>
          <w:t>Scripts PL/SQL</w:t>
        </w:r>
      </w:ins>
    </w:p>
    <w:p w:rsidR="001B61F0" w:rsidRPr="001B61F0" w:rsidRDefault="001B61F0" w:rsidP="001B61F0">
      <w:pPr>
        <w:pStyle w:val="Ttulo3"/>
        <w:spacing w:before="300" w:beforeAutospacing="0" w:after="150" w:afterAutospacing="0" w:line="432" w:lineRule="atLeast"/>
        <w:rPr>
          <w:ins w:id="9" w:author="Unknown"/>
          <w:rFonts w:ascii="Arial" w:hAnsi="Arial" w:cs="Arial"/>
          <w:b w:val="0"/>
          <w:color w:val="444444"/>
          <w:sz w:val="36"/>
          <w:szCs w:val="36"/>
        </w:rPr>
      </w:pPr>
      <w:ins w:id="10" w:author="Unknown">
        <w:r w:rsidRPr="001B61F0">
          <w:rPr>
            <w:rFonts w:ascii="Arial" w:hAnsi="Arial" w:cs="Arial"/>
            <w:b w:val="0"/>
            <w:color w:val="444444"/>
            <w:sz w:val="36"/>
            <w:szCs w:val="36"/>
          </w:rPr>
          <w:t>Control de errores</w:t>
        </w:r>
      </w:ins>
    </w:p>
    <w:p w:rsidR="001B61F0" w:rsidRPr="001B61F0" w:rsidRDefault="001B61F0" w:rsidP="001B61F0">
      <w:pPr>
        <w:pStyle w:val="NormalWeb"/>
        <w:spacing w:before="0" w:beforeAutospacing="0" w:after="375" w:afterAutospacing="0"/>
        <w:rPr>
          <w:ins w:id="11" w:author="Unknown"/>
          <w:rFonts w:ascii="Arial" w:hAnsi="Arial" w:cs="Arial"/>
          <w:color w:val="444444"/>
          <w:sz w:val="21"/>
          <w:szCs w:val="21"/>
        </w:rPr>
      </w:pPr>
      <w:ins w:id="12" w:author="Unknown">
        <w:r w:rsidRPr="001B61F0">
          <w:rPr>
            <w:rFonts w:ascii="Arial" w:hAnsi="Arial" w:cs="Arial"/>
            <w:color w:val="444444"/>
            <w:sz w:val="21"/>
            <w:szCs w:val="21"/>
          </w:rPr>
          <w:t>Podemos hacer uso del bloque EXCEPTION para poder capturar los errores no controlados y así evitar que nuestro script PL/SQL ocasiones errores en ejecución:</w:t>
        </w:r>
      </w:ins>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3681"/>
        <w:gridCol w:w="45"/>
      </w:tblGrid>
      <w:tr w:rsidR="001B61F0" w:rsidTr="001B61F0">
        <w:trPr>
          <w:gridAfter w:val="1"/>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01</w:t>
            </w:r>
          </w:p>
        </w:tc>
        <w:tc>
          <w:tcPr>
            <w:tcW w:w="0" w:type="auto"/>
            <w:vAlign w:val="center"/>
            <w:hideMark/>
          </w:tcPr>
          <w:p w:rsidR="001B61F0" w:rsidRDefault="001B61F0" w:rsidP="001B61F0">
            <w:pPr>
              <w:contextualSpacing/>
              <w:rPr>
                <w:sz w:val="24"/>
                <w:szCs w:val="24"/>
              </w:rPr>
            </w:pPr>
            <w:r>
              <w:rPr>
                <w:rStyle w:val="CdigoHTML"/>
                <w:rFonts w:eastAsiaTheme="minorHAnsi"/>
              </w:rPr>
              <w:t>DECLARE</w:t>
            </w:r>
          </w:p>
        </w:tc>
      </w:tr>
      <w:tr w:rsidR="001B61F0" w:rsidTr="001B61F0">
        <w:trPr>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02</w:t>
            </w:r>
          </w:p>
        </w:tc>
        <w:tc>
          <w:tcPr>
            <w:tcW w:w="0" w:type="auto"/>
            <w:gridSpan w:val="2"/>
            <w:vAlign w:val="center"/>
            <w:hideMark/>
          </w:tcPr>
          <w:p w:rsidR="001B61F0" w:rsidRDefault="001B61F0" w:rsidP="001B61F0">
            <w:pPr>
              <w:contextualSpacing/>
              <w:rPr>
                <w:sz w:val="24"/>
                <w:szCs w:val="24"/>
              </w:rPr>
            </w:pPr>
            <w:r>
              <w:rPr>
                <w:rStyle w:val="CdigoHTML"/>
                <w:rFonts w:eastAsiaTheme="minorHAnsi"/>
                <w:color w:val="C7254E"/>
              </w:rPr>
              <w:t>  </w:t>
            </w:r>
            <w:r>
              <w:rPr>
                <w:rStyle w:val="CdigoHTML"/>
                <w:rFonts w:eastAsiaTheme="minorHAnsi"/>
              </w:rPr>
              <w:t>PROCEDURE</w:t>
            </w:r>
            <w:r>
              <w:t> </w:t>
            </w:r>
            <w:r>
              <w:rPr>
                <w:rStyle w:val="CdigoHTML"/>
                <w:rFonts w:eastAsiaTheme="minorHAnsi"/>
              </w:rPr>
              <w:t>CONTROL_EXCEPCIONES</w:t>
            </w:r>
          </w:p>
        </w:tc>
      </w:tr>
    </w:tbl>
    <w:p w:rsidR="001B61F0" w:rsidRDefault="001B61F0" w:rsidP="001B61F0">
      <w:pPr>
        <w:contextualSpacing/>
        <w:rPr>
          <w:ins w:id="13" w:author="Unknown"/>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2311"/>
        <w:gridCol w:w="45"/>
      </w:tblGrid>
      <w:tr w:rsidR="001B61F0" w:rsidTr="001B61F0">
        <w:trPr>
          <w:gridAfter w:val="1"/>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03</w:t>
            </w:r>
          </w:p>
        </w:tc>
        <w:tc>
          <w:tcPr>
            <w:tcW w:w="0" w:type="auto"/>
            <w:vAlign w:val="center"/>
            <w:hideMark/>
          </w:tcPr>
          <w:p w:rsidR="001B61F0" w:rsidRDefault="001B61F0" w:rsidP="001B61F0">
            <w:pPr>
              <w:contextualSpacing/>
              <w:rPr>
                <w:sz w:val="24"/>
                <w:szCs w:val="24"/>
              </w:rPr>
            </w:pPr>
            <w:r>
              <w:rPr>
                <w:rStyle w:val="CdigoHTML"/>
                <w:rFonts w:eastAsiaTheme="minorHAnsi"/>
                <w:color w:val="C7254E"/>
              </w:rPr>
              <w:t>  </w:t>
            </w:r>
            <w:r>
              <w:rPr>
                <w:rStyle w:val="CdigoHTML"/>
                <w:rFonts w:eastAsiaTheme="minorHAnsi"/>
              </w:rPr>
              <w:t>IS</w:t>
            </w:r>
          </w:p>
        </w:tc>
      </w:tr>
      <w:tr w:rsidR="001B61F0" w:rsidTr="001B61F0">
        <w:trPr>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04</w:t>
            </w:r>
          </w:p>
        </w:tc>
        <w:tc>
          <w:tcPr>
            <w:tcW w:w="0" w:type="auto"/>
            <w:gridSpan w:val="2"/>
            <w:vAlign w:val="center"/>
            <w:hideMark/>
          </w:tcPr>
          <w:p w:rsidR="001B61F0" w:rsidRDefault="001B61F0" w:rsidP="001B61F0">
            <w:pPr>
              <w:contextualSpacing/>
              <w:rPr>
                <w:sz w:val="24"/>
                <w:szCs w:val="24"/>
              </w:rPr>
            </w:pPr>
            <w:r>
              <w:rPr>
                <w:rStyle w:val="CdigoHTML"/>
                <w:rFonts w:eastAsiaTheme="minorHAnsi"/>
                <w:color w:val="C7254E"/>
              </w:rPr>
              <w:t>  </w:t>
            </w:r>
            <w:r>
              <w:rPr>
                <w:rStyle w:val="CdigoHTML"/>
                <w:rFonts w:eastAsiaTheme="minorHAnsi"/>
              </w:rPr>
              <w:t>CO_ERROR  NUMBER;</w:t>
            </w:r>
          </w:p>
        </w:tc>
      </w:tr>
    </w:tbl>
    <w:p w:rsidR="001B61F0" w:rsidRDefault="001B61F0" w:rsidP="001B61F0">
      <w:pPr>
        <w:contextualSpacing/>
        <w:rPr>
          <w:ins w:id="14" w:author="Unknown"/>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3271"/>
        <w:gridCol w:w="45"/>
      </w:tblGrid>
      <w:tr w:rsidR="001B61F0" w:rsidTr="001B61F0">
        <w:trPr>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05</w:t>
            </w:r>
          </w:p>
        </w:tc>
        <w:tc>
          <w:tcPr>
            <w:tcW w:w="0" w:type="auto"/>
            <w:gridSpan w:val="2"/>
            <w:vAlign w:val="center"/>
            <w:hideMark/>
          </w:tcPr>
          <w:p w:rsidR="001B61F0" w:rsidRDefault="001B61F0" w:rsidP="001B61F0">
            <w:pPr>
              <w:contextualSpacing/>
              <w:rPr>
                <w:sz w:val="24"/>
                <w:szCs w:val="24"/>
              </w:rPr>
            </w:pPr>
            <w:r>
              <w:rPr>
                <w:rStyle w:val="CdigoHTML"/>
                <w:rFonts w:eastAsiaTheme="minorHAnsi"/>
                <w:color w:val="C7254E"/>
              </w:rPr>
              <w:t>  </w:t>
            </w:r>
            <w:r>
              <w:rPr>
                <w:rStyle w:val="CdigoHTML"/>
                <w:rFonts w:eastAsiaTheme="minorHAnsi"/>
              </w:rPr>
              <w:t>DE_ERROR  VARCHAR2(3000);</w:t>
            </w:r>
          </w:p>
        </w:tc>
      </w:tr>
      <w:tr w:rsidR="001B61F0" w:rsidTr="001B61F0">
        <w:trPr>
          <w:gridAfter w:val="1"/>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06</w:t>
            </w:r>
          </w:p>
        </w:tc>
        <w:tc>
          <w:tcPr>
            <w:tcW w:w="0" w:type="auto"/>
            <w:vAlign w:val="center"/>
            <w:hideMark/>
          </w:tcPr>
          <w:p w:rsidR="001B61F0" w:rsidRDefault="001B61F0" w:rsidP="001B61F0">
            <w:pPr>
              <w:contextualSpacing/>
              <w:rPr>
                <w:sz w:val="24"/>
                <w:szCs w:val="24"/>
              </w:rPr>
            </w:pPr>
            <w:r>
              <w:rPr>
                <w:rStyle w:val="CdigoHTML"/>
                <w:rFonts w:eastAsiaTheme="minorHAnsi"/>
                <w:color w:val="C7254E"/>
              </w:rPr>
              <w:t>  </w:t>
            </w:r>
            <w:r>
              <w:rPr>
                <w:rStyle w:val="CdigoHTML"/>
                <w:rFonts w:eastAsiaTheme="minorHAnsi"/>
              </w:rPr>
              <w:t>BEGIN</w:t>
            </w:r>
          </w:p>
        </w:tc>
      </w:tr>
    </w:tbl>
    <w:p w:rsidR="001B61F0" w:rsidRDefault="001B61F0" w:rsidP="001B61F0">
      <w:pPr>
        <w:contextualSpacing/>
        <w:rPr>
          <w:ins w:id="15" w:author="Unknown"/>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8233"/>
        <w:gridCol w:w="45"/>
      </w:tblGrid>
      <w:tr w:rsidR="001B61F0" w:rsidTr="001B61F0">
        <w:trPr>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07</w:t>
            </w:r>
          </w:p>
        </w:tc>
        <w:tc>
          <w:tcPr>
            <w:tcW w:w="0" w:type="auto"/>
            <w:gridSpan w:val="2"/>
            <w:vAlign w:val="center"/>
            <w:hideMark/>
          </w:tcPr>
          <w:p w:rsidR="001B61F0" w:rsidRDefault="001B61F0" w:rsidP="001B61F0">
            <w:pPr>
              <w:contextualSpacing/>
              <w:rPr>
                <w:sz w:val="24"/>
                <w:szCs w:val="24"/>
              </w:rPr>
            </w:pPr>
            <w:r>
              <w:rPr>
                <w:rStyle w:val="CdigoHTML"/>
                <w:rFonts w:eastAsiaTheme="minorHAnsi"/>
                <w:color w:val="C7254E"/>
              </w:rPr>
              <w:t>    </w:t>
            </w:r>
            <w:r>
              <w:rPr>
                <w:rStyle w:val="CdigoHTML"/>
                <w:rFonts w:eastAsiaTheme="minorHAnsi"/>
              </w:rPr>
              <w:t>DBMS_OUTPUT.PUT_LINE('División por 0: '</w:t>
            </w:r>
            <w:r>
              <w:t> </w:t>
            </w:r>
            <w:r>
              <w:rPr>
                <w:rStyle w:val="CdigoHTML"/>
                <w:rFonts w:eastAsiaTheme="minorHAnsi"/>
              </w:rPr>
              <w:t>|| (10/0)); /*</w:t>
            </w:r>
            <w:proofErr w:type="spellStart"/>
            <w:r>
              <w:rPr>
                <w:rStyle w:val="CdigoHTML"/>
                <w:rFonts w:eastAsiaTheme="minorHAnsi"/>
              </w:rPr>
              <w:t>Div</w:t>
            </w:r>
            <w:proofErr w:type="spellEnd"/>
            <w:r>
              <w:rPr>
                <w:rStyle w:val="CdigoHTML"/>
                <w:rFonts w:eastAsiaTheme="minorHAnsi"/>
              </w:rPr>
              <w:t xml:space="preserve"> por 0*/</w:t>
            </w:r>
          </w:p>
        </w:tc>
      </w:tr>
      <w:tr w:rsidR="001B61F0" w:rsidTr="001B61F0">
        <w:trPr>
          <w:gridAfter w:val="1"/>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08</w:t>
            </w:r>
          </w:p>
        </w:tc>
        <w:tc>
          <w:tcPr>
            <w:tcW w:w="0" w:type="auto"/>
            <w:vAlign w:val="center"/>
            <w:hideMark/>
          </w:tcPr>
          <w:p w:rsidR="001B61F0" w:rsidRDefault="001B61F0" w:rsidP="001B61F0">
            <w:pPr>
              <w:contextualSpacing/>
              <w:rPr>
                <w:sz w:val="24"/>
                <w:szCs w:val="24"/>
              </w:rPr>
            </w:pPr>
            <w:r>
              <w:rPr>
                <w:rStyle w:val="CdigoHTML"/>
                <w:rFonts w:eastAsiaTheme="minorHAnsi"/>
                <w:color w:val="C7254E"/>
              </w:rPr>
              <w:t>  </w:t>
            </w:r>
            <w:r>
              <w:rPr>
                <w:rStyle w:val="CdigoHTML"/>
                <w:rFonts w:eastAsiaTheme="minorHAnsi"/>
              </w:rPr>
              <w:t>EXCEPTION</w:t>
            </w:r>
          </w:p>
        </w:tc>
      </w:tr>
    </w:tbl>
    <w:p w:rsidR="001B61F0" w:rsidRDefault="001B61F0" w:rsidP="001B61F0">
      <w:pPr>
        <w:contextualSpacing/>
        <w:rPr>
          <w:ins w:id="16" w:author="Unknown"/>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551"/>
        <w:gridCol w:w="45"/>
      </w:tblGrid>
      <w:tr w:rsidR="001B61F0" w:rsidTr="001B61F0">
        <w:trPr>
          <w:gridAfter w:val="1"/>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09</w:t>
            </w:r>
          </w:p>
        </w:tc>
        <w:tc>
          <w:tcPr>
            <w:tcW w:w="0" w:type="auto"/>
            <w:vAlign w:val="center"/>
            <w:hideMark/>
          </w:tcPr>
          <w:p w:rsidR="001B61F0" w:rsidRDefault="001B61F0" w:rsidP="001B61F0">
            <w:pPr>
              <w:contextualSpacing/>
              <w:rPr>
                <w:sz w:val="24"/>
                <w:szCs w:val="24"/>
              </w:rPr>
            </w:pPr>
            <w:r>
              <w:rPr>
                <w:rStyle w:val="CdigoHTML"/>
                <w:rFonts w:eastAsiaTheme="minorHAnsi"/>
                <w:color w:val="C7254E"/>
              </w:rPr>
              <w:t>    </w:t>
            </w:r>
            <w:r>
              <w:rPr>
                <w:rStyle w:val="CdigoHTML"/>
                <w:rFonts w:eastAsiaTheme="minorHAnsi"/>
              </w:rPr>
              <w:t>WHEN</w:t>
            </w:r>
            <w:r>
              <w:t> </w:t>
            </w:r>
            <w:r>
              <w:rPr>
                <w:rStyle w:val="CdigoHTML"/>
                <w:rFonts w:eastAsiaTheme="minorHAnsi"/>
              </w:rPr>
              <w:t>OTHERS</w:t>
            </w:r>
            <w:r>
              <w:t> </w:t>
            </w:r>
            <w:r>
              <w:rPr>
                <w:rStyle w:val="CdigoHTML"/>
                <w:rFonts w:eastAsiaTheme="minorHAnsi"/>
              </w:rPr>
              <w:t>THEN</w:t>
            </w:r>
          </w:p>
        </w:tc>
      </w:tr>
      <w:tr w:rsidR="001B61F0" w:rsidTr="001B61F0">
        <w:trPr>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10</w:t>
            </w:r>
          </w:p>
        </w:tc>
        <w:tc>
          <w:tcPr>
            <w:tcW w:w="0" w:type="auto"/>
            <w:gridSpan w:val="2"/>
            <w:vAlign w:val="center"/>
            <w:hideMark/>
          </w:tcPr>
          <w:p w:rsidR="001B61F0" w:rsidRDefault="001B61F0" w:rsidP="001B61F0">
            <w:pPr>
              <w:contextualSpacing/>
              <w:rPr>
                <w:sz w:val="24"/>
                <w:szCs w:val="24"/>
              </w:rPr>
            </w:pPr>
            <w:r>
              <w:rPr>
                <w:rStyle w:val="CdigoHTML"/>
                <w:rFonts w:eastAsiaTheme="minorHAnsi"/>
                <w:color w:val="C7254E"/>
              </w:rPr>
              <w:t>      </w:t>
            </w:r>
            <w:r>
              <w:rPr>
                <w:rStyle w:val="CdigoHTML"/>
                <w:rFonts w:eastAsiaTheme="minorHAnsi"/>
              </w:rPr>
              <w:t>/*Manejo de excepciones no controladas*/</w:t>
            </w:r>
          </w:p>
        </w:tc>
      </w:tr>
    </w:tbl>
    <w:p w:rsidR="001B61F0" w:rsidRDefault="001B61F0" w:rsidP="001B61F0">
      <w:pPr>
        <w:contextualSpacing/>
        <w:rPr>
          <w:ins w:id="17" w:author="Unknown"/>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4351"/>
        <w:gridCol w:w="45"/>
      </w:tblGrid>
      <w:tr w:rsidR="001B61F0" w:rsidTr="001B61F0">
        <w:trPr>
          <w:gridAfter w:val="1"/>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11</w:t>
            </w:r>
          </w:p>
        </w:tc>
        <w:tc>
          <w:tcPr>
            <w:tcW w:w="0" w:type="auto"/>
            <w:vAlign w:val="center"/>
            <w:hideMark/>
          </w:tcPr>
          <w:p w:rsidR="001B61F0" w:rsidRDefault="001B61F0" w:rsidP="001B61F0">
            <w:pPr>
              <w:contextualSpacing/>
              <w:rPr>
                <w:sz w:val="24"/>
                <w:szCs w:val="24"/>
              </w:rPr>
            </w:pPr>
            <w:r>
              <w:rPr>
                <w:rStyle w:val="CdigoHTML"/>
                <w:rFonts w:eastAsiaTheme="minorHAnsi"/>
                <w:color w:val="C7254E"/>
              </w:rPr>
              <w:t>      </w:t>
            </w:r>
            <w:r>
              <w:rPr>
                <w:rStyle w:val="CdigoHTML"/>
                <w:rFonts w:eastAsiaTheme="minorHAnsi"/>
              </w:rPr>
              <w:t>CO_ERROR := SQLCODE;</w:t>
            </w:r>
          </w:p>
        </w:tc>
      </w:tr>
      <w:tr w:rsidR="001B61F0" w:rsidTr="001B61F0">
        <w:trPr>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12</w:t>
            </w:r>
          </w:p>
        </w:tc>
        <w:tc>
          <w:tcPr>
            <w:tcW w:w="0" w:type="auto"/>
            <w:gridSpan w:val="2"/>
            <w:vAlign w:val="center"/>
            <w:hideMark/>
          </w:tcPr>
          <w:p w:rsidR="001B61F0" w:rsidRDefault="001B61F0" w:rsidP="001B61F0">
            <w:pPr>
              <w:contextualSpacing/>
              <w:rPr>
                <w:sz w:val="24"/>
                <w:szCs w:val="24"/>
              </w:rPr>
            </w:pPr>
            <w:r>
              <w:rPr>
                <w:rStyle w:val="CdigoHTML"/>
                <w:rFonts w:eastAsiaTheme="minorHAnsi"/>
                <w:color w:val="C7254E"/>
              </w:rPr>
              <w:t>      </w:t>
            </w:r>
            <w:r>
              <w:rPr>
                <w:rStyle w:val="CdigoHTML"/>
                <w:rFonts w:eastAsiaTheme="minorHAnsi"/>
              </w:rPr>
              <w:t>DE_ERROR := SQLERRM(CO_ERROR);</w:t>
            </w:r>
          </w:p>
        </w:tc>
      </w:tr>
    </w:tbl>
    <w:p w:rsidR="001B61F0" w:rsidRDefault="001B61F0" w:rsidP="001B61F0">
      <w:pPr>
        <w:contextualSpacing/>
        <w:rPr>
          <w:ins w:id="18" w:author="Unknown"/>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8233"/>
        <w:gridCol w:w="45"/>
      </w:tblGrid>
      <w:tr w:rsidR="001B61F0" w:rsidTr="001B61F0">
        <w:trPr>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13</w:t>
            </w:r>
          </w:p>
        </w:tc>
        <w:tc>
          <w:tcPr>
            <w:tcW w:w="0" w:type="auto"/>
            <w:gridSpan w:val="2"/>
            <w:vAlign w:val="center"/>
            <w:hideMark/>
          </w:tcPr>
          <w:p w:rsidR="001B61F0" w:rsidRDefault="001B61F0" w:rsidP="001B61F0">
            <w:pPr>
              <w:contextualSpacing/>
              <w:rPr>
                <w:sz w:val="24"/>
                <w:szCs w:val="24"/>
              </w:rPr>
            </w:pPr>
            <w:r>
              <w:rPr>
                <w:rStyle w:val="CdigoHTML"/>
                <w:rFonts w:eastAsiaTheme="minorHAnsi"/>
                <w:color w:val="C7254E"/>
              </w:rPr>
              <w:t>      </w:t>
            </w:r>
            <w:r>
              <w:rPr>
                <w:rStyle w:val="CdigoHTML"/>
                <w:rFonts w:eastAsiaTheme="minorHAnsi"/>
              </w:rPr>
              <w:t>DBMS_OUTPUT.PUT_LINE('Error: '|| CO_ERROR || ', descripción: '||DE_ERROR);</w:t>
            </w:r>
          </w:p>
        </w:tc>
      </w:tr>
      <w:tr w:rsidR="001B61F0" w:rsidTr="001B61F0">
        <w:trPr>
          <w:gridAfter w:val="1"/>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14</w:t>
            </w:r>
          </w:p>
        </w:tc>
        <w:tc>
          <w:tcPr>
            <w:tcW w:w="0" w:type="auto"/>
            <w:vAlign w:val="center"/>
            <w:hideMark/>
          </w:tcPr>
          <w:p w:rsidR="001B61F0" w:rsidRDefault="001B61F0" w:rsidP="001B61F0">
            <w:pPr>
              <w:contextualSpacing/>
              <w:rPr>
                <w:sz w:val="24"/>
                <w:szCs w:val="24"/>
              </w:rPr>
            </w:pPr>
            <w:r>
              <w:rPr>
                <w:rStyle w:val="CdigoHTML"/>
                <w:rFonts w:eastAsiaTheme="minorHAnsi"/>
                <w:color w:val="C7254E"/>
              </w:rPr>
              <w:t>  </w:t>
            </w:r>
            <w:r>
              <w:rPr>
                <w:rStyle w:val="CdigoHTML"/>
                <w:rFonts w:eastAsiaTheme="minorHAnsi"/>
              </w:rPr>
              <w:t>END;</w:t>
            </w:r>
          </w:p>
        </w:tc>
      </w:tr>
    </w:tbl>
    <w:p w:rsidR="001B61F0" w:rsidRDefault="001B61F0" w:rsidP="001B61F0">
      <w:pPr>
        <w:contextualSpacing/>
        <w:rPr>
          <w:ins w:id="19" w:author="Unknown"/>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2791"/>
        <w:gridCol w:w="45"/>
      </w:tblGrid>
      <w:tr w:rsidR="001B61F0" w:rsidTr="001B61F0">
        <w:trPr>
          <w:gridAfter w:val="1"/>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15</w:t>
            </w:r>
          </w:p>
        </w:tc>
        <w:tc>
          <w:tcPr>
            <w:tcW w:w="0" w:type="auto"/>
            <w:vAlign w:val="center"/>
            <w:hideMark/>
          </w:tcPr>
          <w:p w:rsidR="001B61F0" w:rsidRDefault="001B61F0" w:rsidP="001B61F0">
            <w:pPr>
              <w:contextualSpacing/>
              <w:rPr>
                <w:sz w:val="24"/>
                <w:szCs w:val="24"/>
              </w:rPr>
            </w:pPr>
            <w:r>
              <w:rPr>
                <w:rStyle w:val="CdigoHTML"/>
                <w:rFonts w:eastAsiaTheme="minorHAnsi"/>
              </w:rPr>
              <w:t>BEGIN</w:t>
            </w:r>
          </w:p>
        </w:tc>
      </w:tr>
      <w:tr w:rsidR="001B61F0" w:rsidTr="001B61F0">
        <w:trPr>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16</w:t>
            </w:r>
          </w:p>
        </w:tc>
        <w:tc>
          <w:tcPr>
            <w:tcW w:w="0" w:type="auto"/>
            <w:gridSpan w:val="2"/>
            <w:vAlign w:val="center"/>
            <w:hideMark/>
          </w:tcPr>
          <w:p w:rsidR="001B61F0" w:rsidRDefault="001B61F0" w:rsidP="001B61F0">
            <w:pPr>
              <w:contextualSpacing/>
              <w:rPr>
                <w:sz w:val="24"/>
                <w:szCs w:val="24"/>
              </w:rPr>
            </w:pPr>
            <w:r>
              <w:rPr>
                <w:rStyle w:val="CdigoHTML"/>
                <w:rFonts w:eastAsiaTheme="minorHAnsi"/>
                <w:color w:val="C7254E"/>
              </w:rPr>
              <w:t> </w:t>
            </w:r>
            <w:r>
              <w:rPr>
                <w:rStyle w:val="CdigoHTML"/>
                <w:rFonts w:eastAsiaTheme="minorHAnsi"/>
              </w:rPr>
              <w:t>CONTROL_EXCEPCIONES();</w:t>
            </w:r>
          </w:p>
        </w:tc>
      </w:tr>
    </w:tbl>
    <w:p w:rsidR="001B61F0" w:rsidRDefault="001B61F0" w:rsidP="001B61F0">
      <w:pPr>
        <w:contextualSpacing/>
        <w:rPr>
          <w:ins w:id="20" w:author="Unknown"/>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56"/>
      </w:tblGrid>
      <w:tr w:rsidR="001B61F0" w:rsidTr="001B61F0">
        <w:trPr>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17</w:t>
            </w:r>
          </w:p>
        </w:tc>
        <w:tc>
          <w:tcPr>
            <w:tcW w:w="0" w:type="auto"/>
            <w:vAlign w:val="center"/>
            <w:hideMark/>
          </w:tcPr>
          <w:p w:rsidR="001B61F0" w:rsidRDefault="001B61F0" w:rsidP="001B61F0">
            <w:pPr>
              <w:contextualSpacing/>
              <w:rPr>
                <w:sz w:val="24"/>
                <w:szCs w:val="24"/>
              </w:rPr>
            </w:pPr>
            <w:r>
              <w:rPr>
                <w:rStyle w:val="CdigoHTML"/>
                <w:rFonts w:eastAsiaTheme="minorHAnsi"/>
              </w:rPr>
              <w:t>END;</w:t>
            </w:r>
          </w:p>
        </w:tc>
      </w:tr>
    </w:tbl>
    <w:p w:rsidR="001B61F0" w:rsidRDefault="001B61F0" w:rsidP="001B61F0">
      <w:pPr>
        <w:pStyle w:val="NormalWeb"/>
        <w:spacing w:before="0" w:beforeAutospacing="0" w:after="375" w:afterAutospacing="0"/>
        <w:rPr>
          <w:ins w:id="21" w:author="Unknown"/>
          <w:rFonts w:ascii="Arial" w:hAnsi="Arial" w:cs="Arial"/>
          <w:color w:val="444444"/>
          <w:sz w:val="21"/>
          <w:szCs w:val="21"/>
        </w:rPr>
      </w:pPr>
      <w:ins w:id="22" w:author="Unknown">
        <w:r>
          <w:rPr>
            <w:rFonts w:ascii="Arial" w:hAnsi="Arial" w:cs="Arial"/>
            <w:color w:val="444444"/>
            <w:sz w:val="21"/>
            <w:szCs w:val="21"/>
          </w:rPr>
          <w:t>Salida del script anterior:</w:t>
        </w:r>
      </w:ins>
    </w:p>
    <w:p w:rsidR="001B61F0" w:rsidRDefault="001B61F0" w:rsidP="001B61F0">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ins w:id="23" w:author="Unknown"/>
          <w:rFonts w:ascii="Consolas" w:hAnsi="Consolas"/>
          <w:color w:val="333333"/>
        </w:rPr>
      </w:pPr>
      <w:ins w:id="24" w:author="Unknown">
        <w:r>
          <w:rPr>
            <w:rFonts w:ascii="Consolas" w:hAnsi="Consolas"/>
            <w:color w:val="333333"/>
          </w:rPr>
          <w:t xml:space="preserve">Error: -1476, descripción: ORA-01476: divisor </w:t>
        </w:r>
        <w:proofErr w:type="spellStart"/>
        <w:r>
          <w:rPr>
            <w:rFonts w:ascii="Consolas" w:hAnsi="Consolas"/>
            <w:color w:val="333333"/>
          </w:rPr>
          <w:t>is</w:t>
        </w:r>
        <w:proofErr w:type="spellEnd"/>
        <w:r>
          <w:rPr>
            <w:rFonts w:ascii="Consolas" w:hAnsi="Consolas"/>
            <w:color w:val="333333"/>
          </w:rPr>
          <w:t xml:space="preserve"> </w:t>
        </w:r>
        <w:proofErr w:type="spellStart"/>
        <w:r>
          <w:rPr>
            <w:rFonts w:ascii="Consolas" w:hAnsi="Consolas"/>
            <w:color w:val="333333"/>
          </w:rPr>
          <w:t>equal</w:t>
        </w:r>
        <w:proofErr w:type="spellEnd"/>
        <w:r>
          <w:rPr>
            <w:rFonts w:ascii="Consolas" w:hAnsi="Consolas"/>
            <w:color w:val="333333"/>
          </w:rPr>
          <w:t xml:space="preserve"> </w:t>
        </w:r>
        <w:proofErr w:type="spellStart"/>
        <w:r>
          <w:rPr>
            <w:rFonts w:ascii="Consolas" w:hAnsi="Consolas"/>
            <w:color w:val="333333"/>
          </w:rPr>
          <w:t>to</w:t>
        </w:r>
        <w:proofErr w:type="spellEnd"/>
        <w:r>
          <w:rPr>
            <w:rFonts w:ascii="Consolas" w:hAnsi="Consolas"/>
            <w:color w:val="333333"/>
          </w:rPr>
          <w:t xml:space="preserve"> </w:t>
        </w:r>
        <w:proofErr w:type="spellStart"/>
        <w:r>
          <w:rPr>
            <w:rFonts w:ascii="Consolas" w:hAnsi="Consolas"/>
            <w:color w:val="333333"/>
          </w:rPr>
          <w:t>zero</w:t>
        </w:r>
        <w:proofErr w:type="spellEnd"/>
      </w:ins>
    </w:p>
    <w:p w:rsidR="001B61F0" w:rsidRDefault="001B61F0" w:rsidP="001B61F0">
      <w:pPr>
        <w:pStyle w:val="HTMLconformatoprevio"/>
        <w:pBdr>
          <w:top w:val="single" w:sz="6" w:space="7" w:color="CCCCCC"/>
          <w:left w:val="single" w:sz="6" w:space="7" w:color="CCCCCC"/>
          <w:bottom w:val="single" w:sz="6" w:space="7" w:color="CCCCCC"/>
          <w:right w:val="single" w:sz="6" w:space="7" w:color="CCCCCC"/>
        </w:pBdr>
        <w:shd w:val="clear" w:color="auto" w:fill="F5F5F5"/>
        <w:wordWrap w:val="0"/>
        <w:spacing w:after="150"/>
        <w:rPr>
          <w:ins w:id="25" w:author="Unknown"/>
          <w:rFonts w:ascii="Consolas" w:hAnsi="Consolas"/>
          <w:color w:val="333333"/>
        </w:rPr>
      </w:pPr>
      <w:ins w:id="26" w:author="Unknown">
        <w:r>
          <w:rPr>
            <w:rFonts w:ascii="Consolas" w:hAnsi="Consolas"/>
            <w:color w:val="333333"/>
          </w:rPr>
          <w:t xml:space="preserve">  </w:t>
        </w:r>
      </w:ins>
    </w:p>
    <w:p w:rsidR="001B61F0" w:rsidRDefault="001B61F0" w:rsidP="001B61F0">
      <w:pPr>
        <w:pStyle w:val="NormalWeb"/>
        <w:spacing w:before="0" w:beforeAutospacing="0" w:after="375" w:afterAutospacing="0"/>
        <w:rPr>
          <w:ins w:id="27" w:author="Unknown"/>
          <w:rFonts w:ascii="Arial" w:hAnsi="Arial" w:cs="Arial"/>
          <w:color w:val="444444"/>
          <w:sz w:val="21"/>
          <w:szCs w:val="21"/>
        </w:rPr>
      </w:pPr>
      <w:ins w:id="28" w:author="Unknown">
        <w:r>
          <w:rPr>
            <w:rFonts w:ascii="Arial" w:hAnsi="Arial" w:cs="Arial"/>
            <w:color w:val="444444"/>
            <w:sz w:val="21"/>
            <w:szCs w:val="21"/>
          </w:rPr>
          <w:t>Como se puede ver, el código de error para la división por 0 es ORA-01476, el cual lo podemos controlar usando la constante ZERO_DIVIDE para mostrar un mensaje personalizado:</w:t>
        </w:r>
      </w:ins>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3681"/>
        <w:gridCol w:w="45"/>
      </w:tblGrid>
      <w:tr w:rsidR="001B61F0" w:rsidTr="001B61F0">
        <w:trPr>
          <w:gridAfter w:val="1"/>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lastRenderedPageBreak/>
              <w:t>01</w:t>
            </w:r>
          </w:p>
        </w:tc>
        <w:tc>
          <w:tcPr>
            <w:tcW w:w="0" w:type="auto"/>
            <w:vAlign w:val="center"/>
            <w:hideMark/>
          </w:tcPr>
          <w:p w:rsidR="001B61F0" w:rsidRDefault="001B61F0" w:rsidP="001B61F0">
            <w:pPr>
              <w:contextualSpacing/>
              <w:rPr>
                <w:sz w:val="24"/>
                <w:szCs w:val="24"/>
              </w:rPr>
            </w:pPr>
            <w:r>
              <w:rPr>
                <w:rStyle w:val="CdigoHTML"/>
                <w:rFonts w:eastAsiaTheme="minorHAnsi"/>
              </w:rPr>
              <w:t>DECLARE</w:t>
            </w:r>
          </w:p>
        </w:tc>
      </w:tr>
      <w:tr w:rsidR="001B61F0" w:rsidTr="001B61F0">
        <w:trPr>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02</w:t>
            </w:r>
          </w:p>
        </w:tc>
        <w:tc>
          <w:tcPr>
            <w:tcW w:w="0" w:type="auto"/>
            <w:gridSpan w:val="2"/>
            <w:vAlign w:val="center"/>
            <w:hideMark/>
          </w:tcPr>
          <w:p w:rsidR="001B61F0" w:rsidRDefault="001B61F0" w:rsidP="001B61F0">
            <w:pPr>
              <w:contextualSpacing/>
              <w:rPr>
                <w:sz w:val="24"/>
                <w:szCs w:val="24"/>
              </w:rPr>
            </w:pPr>
            <w:r>
              <w:rPr>
                <w:rStyle w:val="CdigoHTML"/>
                <w:rFonts w:eastAsiaTheme="minorHAnsi"/>
                <w:color w:val="C7254E"/>
              </w:rPr>
              <w:t>  </w:t>
            </w:r>
            <w:r>
              <w:rPr>
                <w:rStyle w:val="CdigoHTML"/>
                <w:rFonts w:eastAsiaTheme="minorHAnsi"/>
              </w:rPr>
              <w:t>PROCEDURE</w:t>
            </w:r>
            <w:r>
              <w:t> </w:t>
            </w:r>
            <w:r>
              <w:rPr>
                <w:rStyle w:val="CdigoHTML"/>
                <w:rFonts w:eastAsiaTheme="minorHAnsi"/>
              </w:rPr>
              <w:t>CONTROL_EXCEPCIONES</w:t>
            </w:r>
          </w:p>
        </w:tc>
      </w:tr>
    </w:tbl>
    <w:p w:rsidR="001B61F0" w:rsidRDefault="001B61F0" w:rsidP="001B61F0">
      <w:pPr>
        <w:contextualSpacing/>
        <w:rPr>
          <w:ins w:id="29" w:author="Unknown"/>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2311"/>
        <w:gridCol w:w="45"/>
      </w:tblGrid>
      <w:tr w:rsidR="001B61F0" w:rsidTr="001B61F0">
        <w:trPr>
          <w:gridAfter w:val="1"/>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03</w:t>
            </w:r>
          </w:p>
        </w:tc>
        <w:tc>
          <w:tcPr>
            <w:tcW w:w="0" w:type="auto"/>
            <w:vAlign w:val="center"/>
            <w:hideMark/>
          </w:tcPr>
          <w:p w:rsidR="001B61F0" w:rsidRDefault="001B61F0" w:rsidP="001B61F0">
            <w:pPr>
              <w:contextualSpacing/>
              <w:rPr>
                <w:sz w:val="24"/>
                <w:szCs w:val="24"/>
              </w:rPr>
            </w:pPr>
            <w:r>
              <w:rPr>
                <w:rStyle w:val="CdigoHTML"/>
                <w:rFonts w:eastAsiaTheme="minorHAnsi"/>
                <w:color w:val="C7254E"/>
              </w:rPr>
              <w:t>  </w:t>
            </w:r>
            <w:r>
              <w:rPr>
                <w:rStyle w:val="CdigoHTML"/>
                <w:rFonts w:eastAsiaTheme="minorHAnsi"/>
              </w:rPr>
              <w:t>IS</w:t>
            </w:r>
          </w:p>
        </w:tc>
      </w:tr>
      <w:tr w:rsidR="001B61F0" w:rsidTr="001B61F0">
        <w:trPr>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04</w:t>
            </w:r>
          </w:p>
        </w:tc>
        <w:tc>
          <w:tcPr>
            <w:tcW w:w="0" w:type="auto"/>
            <w:gridSpan w:val="2"/>
            <w:vAlign w:val="center"/>
            <w:hideMark/>
          </w:tcPr>
          <w:p w:rsidR="001B61F0" w:rsidRDefault="001B61F0" w:rsidP="001B61F0">
            <w:pPr>
              <w:contextualSpacing/>
              <w:rPr>
                <w:sz w:val="24"/>
                <w:szCs w:val="24"/>
              </w:rPr>
            </w:pPr>
            <w:r>
              <w:rPr>
                <w:rStyle w:val="CdigoHTML"/>
                <w:rFonts w:eastAsiaTheme="minorHAnsi"/>
                <w:color w:val="C7254E"/>
              </w:rPr>
              <w:t>  </w:t>
            </w:r>
            <w:r>
              <w:rPr>
                <w:rStyle w:val="CdigoHTML"/>
                <w:rFonts w:eastAsiaTheme="minorHAnsi"/>
              </w:rPr>
              <w:t>CO_ERROR  NUMBER;</w:t>
            </w:r>
          </w:p>
        </w:tc>
      </w:tr>
    </w:tbl>
    <w:p w:rsidR="001B61F0" w:rsidRDefault="001B61F0" w:rsidP="001B61F0">
      <w:pPr>
        <w:contextualSpacing/>
        <w:rPr>
          <w:ins w:id="30" w:author="Unknown"/>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3271"/>
        <w:gridCol w:w="45"/>
      </w:tblGrid>
      <w:tr w:rsidR="001B61F0" w:rsidTr="001B61F0">
        <w:trPr>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05</w:t>
            </w:r>
          </w:p>
        </w:tc>
        <w:tc>
          <w:tcPr>
            <w:tcW w:w="0" w:type="auto"/>
            <w:gridSpan w:val="2"/>
            <w:vAlign w:val="center"/>
            <w:hideMark/>
          </w:tcPr>
          <w:p w:rsidR="001B61F0" w:rsidRDefault="001B61F0" w:rsidP="001B61F0">
            <w:pPr>
              <w:contextualSpacing/>
              <w:rPr>
                <w:sz w:val="24"/>
                <w:szCs w:val="24"/>
              </w:rPr>
            </w:pPr>
            <w:r>
              <w:rPr>
                <w:rStyle w:val="CdigoHTML"/>
                <w:rFonts w:eastAsiaTheme="minorHAnsi"/>
                <w:color w:val="C7254E"/>
              </w:rPr>
              <w:t>  </w:t>
            </w:r>
            <w:r>
              <w:rPr>
                <w:rStyle w:val="CdigoHTML"/>
                <w:rFonts w:eastAsiaTheme="minorHAnsi"/>
              </w:rPr>
              <w:t>DE_ERROR  VARCHAR2(3000);</w:t>
            </w:r>
          </w:p>
        </w:tc>
      </w:tr>
      <w:tr w:rsidR="001B61F0" w:rsidTr="001B61F0">
        <w:trPr>
          <w:gridAfter w:val="1"/>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06</w:t>
            </w:r>
          </w:p>
        </w:tc>
        <w:tc>
          <w:tcPr>
            <w:tcW w:w="0" w:type="auto"/>
            <w:vAlign w:val="center"/>
            <w:hideMark/>
          </w:tcPr>
          <w:p w:rsidR="001B61F0" w:rsidRDefault="001B61F0" w:rsidP="001B61F0">
            <w:pPr>
              <w:contextualSpacing/>
              <w:rPr>
                <w:sz w:val="24"/>
                <w:szCs w:val="24"/>
              </w:rPr>
            </w:pPr>
            <w:r>
              <w:rPr>
                <w:rStyle w:val="CdigoHTML"/>
                <w:rFonts w:eastAsiaTheme="minorHAnsi"/>
                <w:color w:val="C7254E"/>
              </w:rPr>
              <w:t>  </w:t>
            </w:r>
            <w:r>
              <w:rPr>
                <w:rStyle w:val="CdigoHTML"/>
                <w:rFonts w:eastAsiaTheme="minorHAnsi"/>
              </w:rPr>
              <w:t>BEGIN</w:t>
            </w:r>
          </w:p>
        </w:tc>
      </w:tr>
    </w:tbl>
    <w:p w:rsidR="001B61F0" w:rsidRDefault="001B61F0" w:rsidP="001B61F0">
      <w:pPr>
        <w:contextualSpacing/>
        <w:rPr>
          <w:ins w:id="31" w:author="Unknown"/>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8233"/>
        <w:gridCol w:w="45"/>
      </w:tblGrid>
      <w:tr w:rsidR="001B61F0" w:rsidTr="001B61F0">
        <w:trPr>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07</w:t>
            </w:r>
          </w:p>
        </w:tc>
        <w:tc>
          <w:tcPr>
            <w:tcW w:w="0" w:type="auto"/>
            <w:gridSpan w:val="2"/>
            <w:vAlign w:val="center"/>
            <w:hideMark/>
          </w:tcPr>
          <w:p w:rsidR="001B61F0" w:rsidRDefault="001B61F0" w:rsidP="001B61F0">
            <w:pPr>
              <w:contextualSpacing/>
              <w:rPr>
                <w:sz w:val="24"/>
                <w:szCs w:val="24"/>
              </w:rPr>
            </w:pPr>
            <w:r>
              <w:rPr>
                <w:rStyle w:val="CdigoHTML"/>
                <w:rFonts w:eastAsiaTheme="minorHAnsi"/>
                <w:color w:val="C7254E"/>
              </w:rPr>
              <w:t>    </w:t>
            </w:r>
            <w:r>
              <w:rPr>
                <w:rStyle w:val="CdigoHTML"/>
                <w:rFonts w:eastAsiaTheme="minorHAnsi"/>
              </w:rPr>
              <w:t>DBMS_OUTPUT.PUT_LINE('División por 0: '</w:t>
            </w:r>
            <w:r>
              <w:t> </w:t>
            </w:r>
            <w:r>
              <w:rPr>
                <w:rStyle w:val="CdigoHTML"/>
                <w:rFonts w:eastAsiaTheme="minorHAnsi"/>
              </w:rPr>
              <w:t>|| (10/0)); /*</w:t>
            </w:r>
            <w:proofErr w:type="spellStart"/>
            <w:r>
              <w:rPr>
                <w:rStyle w:val="CdigoHTML"/>
                <w:rFonts w:eastAsiaTheme="minorHAnsi"/>
              </w:rPr>
              <w:t>Div</w:t>
            </w:r>
            <w:proofErr w:type="spellEnd"/>
            <w:r>
              <w:rPr>
                <w:rStyle w:val="CdigoHTML"/>
                <w:rFonts w:eastAsiaTheme="minorHAnsi"/>
              </w:rPr>
              <w:t xml:space="preserve"> por 0*/</w:t>
            </w:r>
          </w:p>
        </w:tc>
      </w:tr>
      <w:tr w:rsidR="001B61F0" w:rsidTr="001B61F0">
        <w:trPr>
          <w:gridAfter w:val="1"/>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08</w:t>
            </w:r>
          </w:p>
        </w:tc>
        <w:tc>
          <w:tcPr>
            <w:tcW w:w="0" w:type="auto"/>
            <w:vAlign w:val="center"/>
            <w:hideMark/>
          </w:tcPr>
          <w:p w:rsidR="001B61F0" w:rsidRDefault="001B61F0" w:rsidP="001B61F0">
            <w:pPr>
              <w:contextualSpacing/>
              <w:rPr>
                <w:sz w:val="24"/>
                <w:szCs w:val="24"/>
              </w:rPr>
            </w:pPr>
            <w:r>
              <w:rPr>
                <w:rStyle w:val="CdigoHTML"/>
                <w:rFonts w:eastAsiaTheme="minorHAnsi"/>
                <w:color w:val="C7254E"/>
              </w:rPr>
              <w:t>  </w:t>
            </w:r>
            <w:r>
              <w:rPr>
                <w:rStyle w:val="CdigoHTML"/>
                <w:rFonts w:eastAsiaTheme="minorHAnsi"/>
              </w:rPr>
              <w:t>EXCEPTION</w:t>
            </w:r>
          </w:p>
        </w:tc>
      </w:tr>
    </w:tbl>
    <w:p w:rsidR="001B61F0" w:rsidRDefault="001B61F0" w:rsidP="001B61F0">
      <w:pPr>
        <w:contextualSpacing/>
        <w:rPr>
          <w:ins w:id="32" w:author="Unknown"/>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311"/>
        <w:gridCol w:w="45"/>
      </w:tblGrid>
      <w:tr w:rsidR="001B61F0" w:rsidTr="001B61F0">
        <w:trPr>
          <w:gridAfter w:val="1"/>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09</w:t>
            </w:r>
          </w:p>
        </w:tc>
        <w:tc>
          <w:tcPr>
            <w:tcW w:w="0" w:type="auto"/>
            <w:vAlign w:val="center"/>
            <w:hideMark/>
          </w:tcPr>
          <w:p w:rsidR="001B61F0" w:rsidRDefault="001B61F0" w:rsidP="001B61F0">
            <w:pPr>
              <w:contextualSpacing/>
              <w:rPr>
                <w:sz w:val="24"/>
                <w:szCs w:val="24"/>
              </w:rPr>
            </w:pPr>
            <w:r>
              <w:rPr>
                <w:rStyle w:val="CdigoHTML"/>
                <w:rFonts w:eastAsiaTheme="minorHAnsi"/>
                <w:color w:val="C7254E"/>
              </w:rPr>
              <w:t>    </w:t>
            </w:r>
            <w:r>
              <w:rPr>
                <w:rStyle w:val="CdigoHTML"/>
                <w:rFonts w:eastAsiaTheme="minorHAnsi"/>
              </w:rPr>
              <w:t>WHEN</w:t>
            </w:r>
            <w:r>
              <w:t> </w:t>
            </w:r>
            <w:r>
              <w:rPr>
                <w:rStyle w:val="CdigoHTML"/>
                <w:rFonts w:eastAsiaTheme="minorHAnsi"/>
              </w:rPr>
              <w:t>ZERO_DIVIDE THEN</w:t>
            </w:r>
          </w:p>
        </w:tc>
      </w:tr>
      <w:tr w:rsidR="001B61F0" w:rsidTr="001B61F0">
        <w:trPr>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10</w:t>
            </w:r>
          </w:p>
        </w:tc>
        <w:tc>
          <w:tcPr>
            <w:tcW w:w="0" w:type="auto"/>
            <w:gridSpan w:val="2"/>
            <w:vAlign w:val="center"/>
            <w:hideMark/>
          </w:tcPr>
          <w:p w:rsidR="001B61F0" w:rsidRDefault="001B61F0" w:rsidP="001B61F0">
            <w:pPr>
              <w:contextualSpacing/>
              <w:rPr>
                <w:sz w:val="24"/>
                <w:szCs w:val="24"/>
              </w:rPr>
            </w:pPr>
            <w:r>
              <w:rPr>
                <w:rStyle w:val="CdigoHTML"/>
                <w:rFonts w:eastAsiaTheme="minorHAnsi"/>
                <w:color w:val="C7254E"/>
              </w:rPr>
              <w:t>      </w:t>
            </w:r>
            <w:r>
              <w:rPr>
                <w:rStyle w:val="CdigoHTML"/>
                <w:rFonts w:eastAsiaTheme="minorHAnsi"/>
              </w:rPr>
              <w:t>/*Controlamos la excepción ORA-01476*/</w:t>
            </w:r>
          </w:p>
        </w:tc>
      </w:tr>
    </w:tbl>
    <w:p w:rsidR="001B61F0" w:rsidRDefault="001B61F0" w:rsidP="001B61F0">
      <w:pPr>
        <w:contextualSpacing/>
        <w:rPr>
          <w:ins w:id="33" w:author="Unknown"/>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6752"/>
        <w:gridCol w:w="45"/>
      </w:tblGrid>
      <w:tr w:rsidR="001B61F0" w:rsidTr="001B61F0">
        <w:trPr>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11</w:t>
            </w:r>
          </w:p>
        </w:tc>
        <w:tc>
          <w:tcPr>
            <w:tcW w:w="0" w:type="auto"/>
            <w:gridSpan w:val="2"/>
            <w:vAlign w:val="center"/>
            <w:hideMark/>
          </w:tcPr>
          <w:p w:rsidR="001B61F0" w:rsidRDefault="001B61F0" w:rsidP="001B61F0">
            <w:pPr>
              <w:contextualSpacing/>
              <w:rPr>
                <w:sz w:val="24"/>
                <w:szCs w:val="24"/>
              </w:rPr>
            </w:pPr>
            <w:r>
              <w:rPr>
                <w:rStyle w:val="CdigoHTML"/>
                <w:rFonts w:eastAsiaTheme="minorHAnsi"/>
                <w:color w:val="C7254E"/>
              </w:rPr>
              <w:t>      </w:t>
            </w:r>
            <w:r>
              <w:rPr>
                <w:rStyle w:val="CdigoHTML"/>
                <w:rFonts w:eastAsiaTheme="minorHAnsi"/>
              </w:rPr>
              <w:t>DBMS_OUTPUT.PUT_LINE('Intento de división por 0');</w:t>
            </w:r>
          </w:p>
        </w:tc>
      </w:tr>
      <w:tr w:rsidR="001B61F0" w:rsidTr="001B61F0">
        <w:trPr>
          <w:gridAfter w:val="1"/>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12</w:t>
            </w:r>
          </w:p>
        </w:tc>
        <w:tc>
          <w:tcPr>
            <w:tcW w:w="0" w:type="auto"/>
            <w:vAlign w:val="center"/>
            <w:hideMark/>
          </w:tcPr>
          <w:p w:rsidR="001B61F0" w:rsidRDefault="001B61F0" w:rsidP="001B61F0">
            <w:pPr>
              <w:contextualSpacing/>
              <w:rPr>
                <w:sz w:val="24"/>
                <w:szCs w:val="24"/>
              </w:rPr>
            </w:pPr>
            <w:r>
              <w:rPr>
                <w:rStyle w:val="CdigoHTML"/>
                <w:rFonts w:eastAsiaTheme="minorHAnsi"/>
                <w:color w:val="C7254E"/>
              </w:rPr>
              <w:t>    </w:t>
            </w:r>
            <w:r>
              <w:rPr>
                <w:rStyle w:val="CdigoHTML"/>
                <w:rFonts w:eastAsiaTheme="minorHAnsi"/>
              </w:rPr>
              <w:t>WHEN</w:t>
            </w:r>
            <w:r>
              <w:t> </w:t>
            </w:r>
            <w:r>
              <w:rPr>
                <w:rStyle w:val="CdigoHTML"/>
                <w:rFonts w:eastAsiaTheme="minorHAnsi"/>
              </w:rPr>
              <w:t>OTHERS</w:t>
            </w:r>
            <w:r>
              <w:t> </w:t>
            </w:r>
            <w:r>
              <w:rPr>
                <w:rStyle w:val="CdigoHTML"/>
                <w:rFonts w:eastAsiaTheme="minorHAnsi"/>
              </w:rPr>
              <w:t>THEN</w:t>
            </w:r>
          </w:p>
        </w:tc>
      </w:tr>
    </w:tbl>
    <w:p w:rsidR="001B61F0" w:rsidRDefault="001B61F0" w:rsidP="001B61F0">
      <w:pPr>
        <w:contextualSpacing/>
        <w:rPr>
          <w:ins w:id="34" w:author="Unknown"/>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5551"/>
        <w:gridCol w:w="45"/>
      </w:tblGrid>
      <w:tr w:rsidR="001B61F0" w:rsidTr="001B61F0">
        <w:trPr>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13</w:t>
            </w:r>
          </w:p>
        </w:tc>
        <w:tc>
          <w:tcPr>
            <w:tcW w:w="0" w:type="auto"/>
            <w:gridSpan w:val="2"/>
            <w:vAlign w:val="center"/>
            <w:hideMark/>
          </w:tcPr>
          <w:p w:rsidR="001B61F0" w:rsidRDefault="001B61F0" w:rsidP="001B61F0">
            <w:pPr>
              <w:contextualSpacing/>
              <w:rPr>
                <w:sz w:val="24"/>
                <w:szCs w:val="24"/>
              </w:rPr>
            </w:pPr>
            <w:r>
              <w:rPr>
                <w:rStyle w:val="CdigoHTML"/>
                <w:rFonts w:eastAsiaTheme="minorHAnsi"/>
                <w:color w:val="C7254E"/>
              </w:rPr>
              <w:t>      </w:t>
            </w:r>
            <w:r>
              <w:rPr>
                <w:rStyle w:val="CdigoHTML"/>
                <w:rFonts w:eastAsiaTheme="minorHAnsi"/>
              </w:rPr>
              <w:t>/*Manejo de excepciones no controladas*/</w:t>
            </w:r>
          </w:p>
        </w:tc>
      </w:tr>
      <w:tr w:rsidR="001B61F0" w:rsidTr="001B61F0">
        <w:trPr>
          <w:gridAfter w:val="1"/>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14</w:t>
            </w:r>
          </w:p>
        </w:tc>
        <w:tc>
          <w:tcPr>
            <w:tcW w:w="0" w:type="auto"/>
            <w:vAlign w:val="center"/>
            <w:hideMark/>
          </w:tcPr>
          <w:p w:rsidR="001B61F0" w:rsidRDefault="001B61F0" w:rsidP="001B61F0">
            <w:pPr>
              <w:contextualSpacing/>
              <w:rPr>
                <w:sz w:val="24"/>
                <w:szCs w:val="24"/>
              </w:rPr>
            </w:pPr>
            <w:r>
              <w:rPr>
                <w:rStyle w:val="CdigoHTML"/>
                <w:rFonts w:eastAsiaTheme="minorHAnsi"/>
                <w:color w:val="C7254E"/>
              </w:rPr>
              <w:t>      </w:t>
            </w:r>
            <w:r>
              <w:rPr>
                <w:rStyle w:val="CdigoHTML"/>
                <w:rFonts w:eastAsiaTheme="minorHAnsi"/>
              </w:rPr>
              <w:t>CO_ERROR := SQLCODE;</w:t>
            </w:r>
          </w:p>
        </w:tc>
      </w:tr>
    </w:tbl>
    <w:p w:rsidR="001B61F0" w:rsidRDefault="001B61F0" w:rsidP="001B61F0">
      <w:pPr>
        <w:contextualSpacing/>
        <w:rPr>
          <w:ins w:id="35" w:author="Unknown"/>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8233"/>
        <w:gridCol w:w="45"/>
      </w:tblGrid>
      <w:tr w:rsidR="001B61F0" w:rsidTr="001B61F0">
        <w:trPr>
          <w:gridAfter w:val="1"/>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15</w:t>
            </w:r>
          </w:p>
        </w:tc>
        <w:tc>
          <w:tcPr>
            <w:tcW w:w="0" w:type="auto"/>
            <w:vAlign w:val="center"/>
            <w:hideMark/>
          </w:tcPr>
          <w:p w:rsidR="001B61F0" w:rsidRDefault="001B61F0" w:rsidP="001B61F0">
            <w:pPr>
              <w:contextualSpacing/>
              <w:rPr>
                <w:sz w:val="24"/>
                <w:szCs w:val="24"/>
              </w:rPr>
            </w:pPr>
            <w:r>
              <w:rPr>
                <w:rStyle w:val="CdigoHTML"/>
                <w:rFonts w:eastAsiaTheme="minorHAnsi"/>
                <w:color w:val="C7254E"/>
              </w:rPr>
              <w:t>      </w:t>
            </w:r>
            <w:r>
              <w:rPr>
                <w:rStyle w:val="CdigoHTML"/>
                <w:rFonts w:eastAsiaTheme="minorHAnsi"/>
              </w:rPr>
              <w:t>DE_ERROR := SQLERRM(CO_ERROR);</w:t>
            </w:r>
          </w:p>
        </w:tc>
      </w:tr>
      <w:tr w:rsidR="001B61F0" w:rsidTr="001B61F0">
        <w:trPr>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16</w:t>
            </w:r>
          </w:p>
        </w:tc>
        <w:tc>
          <w:tcPr>
            <w:tcW w:w="0" w:type="auto"/>
            <w:gridSpan w:val="2"/>
            <w:vAlign w:val="center"/>
            <w:hideMark/>
          </w:tcPr>
          <w:p w:rsidR="001B61F0" w:rsidRDefault="001B61F0" w:rsidP="001B61F0">
            <w:pPr>
              <w:contextualSpacing/>
              <w:rPr>
                <w:sz w:val="24"/>
                <w:szCs w:val="24"/>
              </w:rPr>
            </w:pPr>
            <w:r>
              <w:rPr>
                <w:rStyle w:val="CdigoHTML"/>
                <w:rFonts w:eastAsiaTheme="minorHAnsi"/>
                <w:color w:val="C7254E"/>
              </w:rPr>
              <w:t>      </w:t>
            </w:r>
            <w:r>
              <w:rPr>
                <w:rStyle w:val="CdigoHTML"/>
                <w:rFonts w:eastAsiaTheme="minorHAnsi"/>
              </w:rPr>
              <w:t>DBMS_OUTPUT.PUT_LINE('Error: '|| CO_ERROR || ', descripción: '||DE_ERROR);</w:t>
            </w:r>
          </w:p>
        </w:tc>
      </w:tr>
    </w:tbl>
    <w:p w:rsidR="001B61F0" w:rsidRDefault="001B61F0" w:rsidP="001B61F0">
      <w:pPr>
        <w:contextualSpacing/>
        <w:rPr>
          <w:ins w:id="36" w:author="Unknown"/>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51"/>
        <w:gridCol w:w="45"/>
      </w:tblGrid>
      <w:tr w:rsidR="001B61F0" w:rsidTr="001B61F0">
        <w:trPr>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17</w:t>
            </w:r>
          </w:p>
        </w:tc>
        <w:tc>
          <w:tcPr>
            <w:tcW w:w="0" w:type="auto"/>
            <w:gridSpan w:val="2"/>
            <w:vAlign w:val="center"/>
            <w:hideMark/>
          </w:tcPr>
          <w:p w:rsidR="001B61F0" w:rsidRDefault="001B61F0" w:rsidP="001B61F0">
            <w:pPr>
              <w:contextualSpacing/>
              <w:rPr>
                <w:sz w:val="24"/>
                <w:szCs w:val="24"/>
              </w:rPr>
            </w:pPr>
            <w:r>
              <w:rPr>
                <w:rStyle w:val="CdigoHTML"/>
                <w:rFonts w:eastAsiaTheme="minorHAnsi"/>
                <w:color w:val="C7254E"/>
              </w:rPr>
              <w:t>  </w:t>
            </w:r>
            <w:r>
              <w:rPr>
                <w:rStyle w:val="CdigoHTML"/>
                <w:rFonts w:eastAsiaTheme="minorHAnsi"/>
              </w:rPr>
              <w:t>END;</w:t>
            </w:r>
          </w:p>
        </w:tc>
      </w:tr>
      <w:tr w:rsidR="001B61F0" w:rsidTr="001B61F0">
        <w:trPr>
          <w:gridAfter w:val="1"/>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18</w:t>
            </w:r>
          </w:p>
        </w:tc>
        <w:tc>
          <w:tcPr>
            <w:tcW w:w="0" w:type="auto"/>
            <w:vAlign w:val="center"/>
            <w:hideMark/>
          </w:tcPr>
          <w:p w:rsidR="001B61F0" w:rsidRDefault="001B61F0" w:rsidP="001B61F0">
            <w:pPr>
              <w:contextualSpacing/>
              <w:rPr>
                <w:sz w:val="24"/>
                <w:szCs w:val="24"/>
              </w:rPr>
            </w:pPr>
            <w:r>
              <w:rPr>
                <w:rStyle w:val="CdigoHTML"/>
                <w:rFonts w:eastAsiaTheme="minorHAnsi"/>
              </w:rPr>
              <w:t>BEGIN</w:t>
            </w:r>
          </w:p>
        </w:tc>
      </w:tr>
    </w:tbl>
    <w:p w:rsidR="001B61F0" w:rsidRDefault="001B61F0" w:rsidP="001B61F0">
      <w:pPr>
        <w:contextualSpacing/>
        <w:rPr>
          <w:ins w:id="37" w:author="Unknown"/>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2791"/>
        <w:gridCol w:w="45"/>
      </w:tblGrid>
      <w:tr w:rsidR="001B61F0" w:rsidTr="001B61F0">
        <w:trPr>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19</w:t>
            </w:r>
          </w:p>
        </w:tc>
        <w:tc>
          <w:tcPr>
            <w:tcW w:w="0" w:type="auto"/>
            <w:gridSpan w:val="2"/>
            <w:vAlign w:val="center"/>
            <w:hideMark/>
          </w:tcPr>
          <w:p w:rsidR="001B61F0" w:rsidRDefault="001B61F0" w:rsidP="001B61F0">
            <w:pPr>
              <w:contextualSpacing/>
              <w:rPr>
                <w:sz w:val="24"/>
                <w:szCs w:val="24"/>
              </w:rPr>
            </w:pPr>
            <w:r>
              <w:rPr>
                <w:rStyle w:val="CdigoHTML"/>
                <w:rFonts w:eastAsiaTheme="minorHAnsi"/>
                <w:color w:val="C7254E"/>
              </w:rPr>
              <w:t> </w:t>
            </w:r>
            <w:r>
              <w:rPr>
                <w:rStyle w:val="CdigoHTML"/>
                <w:rFonts w:eastAsiaTheme="minorHAnsi"/>
              </w:rPr>
              <w:t>CONTROL_EXCEPCIONES();</w:t>
            </w:r>
          </w:p>
        </w:tc>
      </w:tr>
      <w:tr w:rsidR="001B61F0" w:rsidTr="001B61F0">
        <w:trPr>
          <w:gridAfter w:val="1"/>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20</w:t>
            </w:r>
          </w:p>
        </w:tc>
        <w:tc>
          <w:tcPr>
            <w:tcW w:w="0" w:type="auto"/>
            <w:vAlign w:val="center"/>
            <w:hideMark/>
          </w:tcPr>
          <w:p w:rsidR="001B61F0" w:rsidRDefault="001B61F0" w:rsidP="001B61F0">
            <w:pPr>
              <w:contextualSpacing/>
              <w:rPr>
                <w:sz w:val="24"/>
                <w:szCs w:val="24"/>
              </w:rPr>
            </w:pPr>
            <w:r>
              <w:rPr>
                <w:rStyle w:val="CdigoHTML"/>
                <w:rFonts w:eastAsiaTheme="minorHAnsi"/>
              </w:rPr>
              <w:t>END;</w:t>
            </w:r>
          </w:p>
        </w:tc>
      </w:tr>
    </w:tbl>
    <w:p w:rsidR="001B61F0" w:rsidRDefault="001B61F0" w:rsidP="001B61F0">
      <w:pPr>
        <w:pStyle w:val="NormalWeb"/>
        <w:spacing w:before="0" w:beforeAutospacing="0" w:after="375" w:afterAutospacing="0"/>
        <w:rPr>
          <w:ins w:id="38" w:author="Unknown"/>
          <w:rFonts w:ascii="Arial" w:hAnsi="Arial" w:cs="Arial"/>
          <w:color w:val="444444"/>
          <w:sz w:val="21"/>
          <w:szCs w:val="21"/>
        </w:rPr>
      </w:pPr>
      <w:ins w:id="39" w:author="Unknown">
        <w:r>
          <w:rPr>
            <w:rFonts w:ascii="Arial" w:hAnsi="Arial" w:cs="Arial"/>
            <w:color w:val="444444"/>
            <w:sz w:val="21"/>
            <w:szCs w:val="21"/>
          </w:rPr>
          <w:t>Salida del script anterior</w:t>
        </w:r>
      </w:ins>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1"/>
      </w:tblGrid>
      <w:tr w:rsidR="001B61F0" w:rsidTr="001B61F0">
        <w:trPr>
          <w:tblCellSpacing w:w="15" w:type="dxa"/>
        </w:trPr>
        <w:tc>
          <w:tcPr>
            <w:tcW w:w="0" w:type="auto"/>
            <w:vAlign w:val="center"/>
            <w:hideMark/>
          </w:tcPr>
          <w:p w:rsidR="001B61F0" w:rsidRDefault="001B61F0">
            <w:pPr>
              <w:rPr>
                <w:sz w:val="24"/>
                <w:szCs w:val="24"/>
              </w:rPr>
            </w:pPr>
            <w:r>
              <w:rPr>
                <w:rStyle w:val="CdigoHTML"/>
                <w:rFonts w:eastAsiaTheme="minorHAnsi"/>
              </w:rPr>
              <w:t>Intento de división por 0</w:t>
            </w:r>
          </w:p>
        </w:tc>
      </w:tr>
    </w:tbl>
    <w:p w:rsidR="001B61F0" w:rsidRDefault="001B61F0" w:rsidP="001B61F0">
      <w:pPr>
        <w:pStyle w:val="NormalWeb"/>
        <w:spacing w:before="0" w:beforeAutospacing="0" w:after="375" w:afterAutospacing="0"/>
        <w:rPr>
          <w:ins w:id="40" w:author="Unknown"/>
          <w:rFonts w:ascii="Arial" w:hAnsi="Arial" w:cs="Arial"/>
          <w:color w:val="444444"/>
          <w:sz w:val="21"/>
          <w:szCs w:val="21"/>
        </w:rPr>
      </w:pPr>
      <w:ins w:id="41" w:author="Unknown">
        <w:r>
          <w:rPr>
            <w:rFonts w:ascii="Arial" w:hAnsi="Arial" w:cs="Arial"/>
            <w:color w:val="444444"/>
            <w:sz w:val="21"/>
            <w:szCs w:val="21"/>
          </w:rPr>
          <w:t>De ésta manera podemos imprimir un mensaje más propicio según la excepción ocurrida.</w:t>
        </w:r>
      </w:ins>
    </w:p>
    <w:p w:rsidR="001B61F0" w:rsidRDefault="001B61F0" w:rsidP="001B61F0">
      <w:pPr>
        <w:pStyle w:val="NormalWeb"/>
        <w:spacing w:before="0" w:beforeAutospacing="0" w:after="375" w:afterAutospacing="0"/>
        <w:rPr>
          <w:ins w:id="42" w:author="Unknown"/>
          <w:rFonts w:ascii="Arial" w:hAnsi="Arial" w:cs="Arial"/>
          <w:color w:val="444444"/>
          <w:sz w:val="21"/>
          <w:szCs w:val="21"/>
        </w:rPr>
      </w:pPr>
      <w:ins w:id="43" w:author="Unknown">
        <w:r>
          <w:rPr>
            <w:rFonts w:ascii="Arial" w:hAnsi="Arial" w:cs="Arial"/>
            <w:color w:val="444444"/>
            <w:sz w:val="21"/>
            <w:szCs w:val="21"/>
          </w:rPr>
          <w:t>Par saber el nombre de una excepción puedes utilizar la siguiente tabla de constantes para excepciones pre-definidas en Oracle:</w:t>
        </w:r>
      </w:ins>
    </w:p>
    <w:tbl>
      <w:tblPr>
        <w:tblW w:w="1002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46"/>
        <w:gridCol w:w="969"/>
        <w:gridCol w:w="6205"/>
      </w:tblGrid>
      <w:tr w:rsidR="001B61F0" w:rsidTr="001B61F0">
        <w:trPr>
          <w:tblHeader/>
        </w:trPr>
        <w:tc>
          <w:tcPr>
            <w:tcW w:w="0" w:type="auto"/>
            <w:gridSpan w:val="3"/>
            <w:tcBorders>
              <w:top w:val="nil"/>
              <w:left w:val="nil"/>
              <w:bottom w:val="nil"/>
              <w:right w:val="nil"/>
            </w:tcBorders>
            <w:shd w:val="clear" w:color="auto" w:fill="auto"/>
            <w:tcMar>
              <w:top w:w="120" w:type="dxa"/>
              <w:left w:w="120" w:type="dxa"/>
              <w:bottom w:w="120" w:type="dxa"/>
              <w:right w:w="120" w:type="dxa"/>
            </w:tcMar>
            <w:vAlign w:val="center"/>
            <w:hideMark/>
          </w:tcPr>
          <w:p w:rsidR="001B61F0" w:rsidRDefault="001B61F0">
            <w:pPr>
              <w:spacing w:after="300"/>
              <w:jc w:val="center"/>
              <w:rPr>
                <w:sz w:val="24"/>
                <w:szCs w:val="24"/>
              </w:rPr>
            </w:pPr>
            <w:r>
              <w:t>Excepciones PL/SQL pre-definidas</w:t>
            </w:r>
          </w:p>
        </w:tc>
      </w:tr>
      <w:tr w:rsidR="001B61F0" w:rsidTr="001B61F0">
        <w:trPr>
          <w:tblHeader/>
        </w:trPr>
        <w:tc>
          <w:tcPr>
            <w:tcW w:w="0" w:type="auto"/>
            <w:tcBorders>
              <w:top w:val="outset" w:sz="6" w:space="0" w:color="auto"/>
              <w:left w:val="outset" w:sz="6" w:space="0" w:color="auto"/>
              <w:bottom w:val="single" w:sz="6" w:space="0" w:color="DFDFDF"/>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b/>
                <w:bCs/>
                <w:sz w:val="24"/>
                <w:szCs w:val="24"/>
              </w:rPr>
            </w:pPr>
            <w:r>
              <w:rPr>
                <w:b/>
                <w:bCs/>
              </w:rPr>
              <w:t>Nombre</w:t>
            </w:r>
          </w:p>
        </w:tc>
        <w:tc>
          <w:tcPr>
            <w:tcW w:w="0" w:type="auto"/>
            <w:tcBorders>
              <w:top w:val="outset" w:sz="6" w:space="0" w:color="auto"/>
              <w:left w:val="outset" w:sz="6" w:space="0" w:color="auto"/>
              <w:bottom w:val="single" w:sz="6" w:space="0" w:color="DFDFDF"/>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b/>
                <w:bCs/>
                <w:sz w:val="24"/>
                <w:szCs w:val="24"/>
              </w:rPr>
            </w:pPr>
            <w:r>
              <w:rPr>
                <w:b/>
                <w:bCs/>
              </w:rPr>
              <w:t>ORA ERROR</w:t>
            </w:r>
          </w:p>
        </w:tc>
        <w:tc>
          <w:tcPr>
            <w:tcW w:w="0" w:type="auto"/>
            <w:tcBorders>
              <w:top w:val="outset" w:sz="6" w:space="0" w:color="auto"/>
              <w:left w:val="outset" w:sz="6" w:space="0" w:color="auto"/>
              <w:bottom w:val="single" w:sz="6" w:space="0" w:color="DFDFDF"/>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b/>
                <w:bCs/>
                <w:sz w:val="24"/>
                <w:szCs w:val="24"/>
              </w:rPr>
            </w:pPr>
            <w:r>
              <w:rPr>
                <w:b/>
                <w:bCs/>
              </w:rPr>
              <w:t>Se produce cuando</w:t>
            </w:r>
          </w:p>
        </w:tc>
      </w:tr>
      <w:tr w:rsidR="001B61F0" w:rsidTr="001B61F0">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ACCESS_INTO_NULL</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ORA-06530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proofErr w:type="gramStart"/>
            <w:r>
              <w:t>se</w:t>
            </w:r>
            <w:proofErr w:type="gramEnd"/>
            <w:r>
              <w:t xml:space="preserve"> intenta asignar valores a atributos de un objeto no inicializado.</w:t>
            </w:r>
          </w:p>
        </w:tc>
      </w:tr>
      <w:tr w:rsidR="001B61F0" w:rsidTr="001B61F0">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lastRenderedPageBreak/>
              <w:t>CASE_NOT_FOUND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ORA-06592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proofErr w:type="gramStart"/>
            <w:r>
              <w:t>ninguna</w:t>
            </w:r>
            <w:proofErr w:type="gramEnd"/>
            <w:r>
              <w:t xml:space="preserve"> de las secciones WHEN de una sentencia CASE es seleccionada además de no haber una cláusula ELSE.</w:t>
            </w:r>
          </w:p>
        </w:tc>
      </w:tr>
      <w:tr w:rsidR="001B61F0" w:rsidTr="001B61F0">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COLLECTION_IS_NULL</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ORA-06531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proofErr w:type="gramStart"/>
            <w:r>
              <w:t>se</w:t>
            </w:r>
            <w:proofErr w:type="gramEnd"/>
            <w:r>
              <w:t xml:space="preserve"> intentan acceder a los métodos de una </w:t>
            </w:r>
            <w:proofErr w:type="spellStart"/>
            <w:r>
              <w:t>nested</w:t>
            </w:r>
            <w:proofErr w:type="spellEnd"/>
            <w:r>
              <w:t xml:space="preserve"> </w:t>
            </w:r>
            <w:proofErr w:type="spellStart"/>
            <w:r>
              <w:t>table</w:t>
            </w:r>
            <w:proofErr w:type="spellEnd"/>
            <w:r>
              <w:t xml:space="preserve"> no inicializada o </w:t>
            </w:r>
            <w:proofErr w:type="spellStart"/>
            <w:r>
              <w:t>varray</w:t>
            </w:r>
            <w:proofErr w:type="spellEnd"/>
            <w:r>
              <w:t xml:space="preserve">, o se intenta asignar valores a los atributos de una </w:t>
            </w:r>
            <w:proofErr w:type="spellStart"/>
            <w:r>
              <w:t>nested</w:t>
            </w:r>
            <w:proofErr w:type="spellEnd"/>
            <w:r>
              <w:t xml:space="preserve"> </w:t>
            </w:r>
            <w:proofErr w:type="spellStart"/>
            <w:r>
              <w:t>table</w:t>
            </w:r>
            <w:proofErr w:type="spellEnd"/>
            <w:r>
              <w:t xml:space="preserve"> sin inicializar o </w:t>
            </w:r>
            <w:proofErr w:type="spellStart"/>
            <w:r>
              <w:t>varray</w:t>
            </w:r>
            <w:proofErr w:type="spellEnd"/>
            <w:r>
              <w:t>.</w:t>
            </w:r>
          </w:p>
        </w:tc>
      </w:tr>
      <w:tr w:rsidR="001B61F0" w:rsidTr="001B61F0">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CURSOR_ALREADY_OPEN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ORA-06511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proofErr w:type="gramStart"/>
            <w:r>
              <w:t>se</w:t>
            </w:r>
            <w:proofErr w:type="gramEnd"/>
            <w:r>
              <w:t xml:space="preserve"> intenta abrir (OPEN) un cursor que ya está abierto. Para poder reabrir un cursor se debe </w:t>
            </w:r>
            <w:proofErr w:type="gramStart"/>
            <w:r>
              <w:t>cerrar(</w:t>
            </w:r>
            <w:proofErr w:type="gramEnd"/>
            <w:r>
              <w:t>CLOSE) primero.</w:t>
            </w:r>
          </w:p>
        </w:tc>
      </w:tr>
      <w:tr w:rsidR="001B61F0" w:rsidTr="001B61F0">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DUP_VAL_ON_INDEX</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ORA-00001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proofErr w:type="gramStart"/>
            <w:r>
              <w:t>se</w:t>
            </w:r>
            <w:proofErr w:type="gramEnd"/>
            <w:r>
              <w:t xml:space="preserve"> ha intentado registrar un valor por segunda vez en una columna con la restricción UNIQUE.</w:t>
            </w:r>
          </w:p>
        </w:tc>
      </w:tr>
      <w:tr w:rsidR="001B61F0" w:rsidTr="001B61F0">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INVALID_CURSOR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ORA-01001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proofErr w:type="gramStart"/>
            <w:r>
              <w:t>se</w:t>
            </w:r>
            <w:proofErr w:type="gramEnd"/>
            <w:r>
              <w:t xml:space="preserve"> intenta realizar una operación inválida en un cursor, como por ejemplo, cerrar un cursor que no ha sido abierto previamente.</w:t>
            </w:r>
          </w:p>
        </w:tc>
      </w:tr>
      <w:tr w:rsidR="001B61F0" w:rsidTr="001B61F0">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INVALID_NUMBER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ORA-01722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proofErr w:type="gramStart"/>
            <w:r>
              <w:t>en</w:t>
            </w:r>
            <w:proofErr w:type="gramEnd"/>
            <w:r>
              <w:t xml:space="preserve"> una sentencia SQL, ha fallado la conversión de cadena a número dividido a que la cadena no representa un número válido.</w:t>
            </w:r>
          </w:p>
        </w:tc>
      </w:tr>
      <w:tr w:rsidR="001B61F0" w:rsidTr="001B61F0">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LOGIN_DENIED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ORA-01017</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proofErr w:type="gramStart"/>
            <w:r>
              <w:t>se</w:t>
            </w:r>
            <w:proofErr w:type="gramEnd"/>
            <w:r>
              <w:t xml:space="preserve"> intenta acceder a una base de datos con usuario o contraseña inválido.</w:t>
            </w:r>
          </w:p>
        </w:tc>
      </w:tr>
      <w:tr w:rsidR="001B61F0" w:rsidTr="001B61F0">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NO_DATA_FOUND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ORA-01403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proofErr w:type="gramStart"/>
            <w:r>
              <w:t>una</w:t>
            </w:r>
            <w:proofErr w:type="gramEnd"/>
            <w:r>
              <w:t xml:space="preserve"> sentencia SELECT INTO no devuelve ninguna fila, se está haciendo referencia un elemento eliminado de una </w:t>
            </w:r>
            <w:proofErr w:type="spellStart"/>
            <w:r>
              <w:t>nested</w:t>
            </w:r>
            <w:proofErr w:type="spellEnd"/>
            <w:r>
              <w:t xml:space="preserve"> </w:t>
            </w:r>
            <w:proofErr w:type="spellStart"/>
            <w:r>
              <w:t>table</w:t>
            </w:r>
            <w:proofErr w:type="spellEnd"/>
            <w:r>
              <w:t xml:space="preserve"> o a un elemento sin inicializar.</w:t>
            </w:r>
          </w:p>
        </w:tc>
      </w:tr>
      <w:tr w:rsidR="001B61F0" w:rsidTr="001B61F0">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NOT_LOGGED_ON</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ORA-01012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proofErr w:type="gramStart"/>
            <w:r>
              <w:t>se</w:t>
            </w:r>
            <w:proofErr w:type="gramEnd"/>
            <w:r>
              <w:t xml:space="preserve"> intenta realizar una llamada a la base de datos cuando no se ha realizado una conexión.</w:t>
            </w:r>
          </w:p>
        </w:tc>
      </w:tr>
      <w:tr w:rsidR="001B61F0" w:rsidTr="001B61F0">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PROGRAM_ERROR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ORA-</w:t>
            </w:r>
            <w:r>
              <w:lastRenderedPageBreak/>
              <w:t>06501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lastRenderedPageBreak/>
              <w:t>hay algún error interno en PL/SQL</w:t>
            </w:r>
          </w:p>
        </w:tc>
      </w:tr>
      <w:tr w:rsidR="001B61F0" w:rsidTr="001B61F0">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lastRenderedPageBreak/>
              <w:t>ROWTYPE_MISMATCH</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ORA-06504</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proofErr w:type="gramStart"/>
            <w:r>
              <w:t>el</w:t>
            </w:r>
            <w:proofErr w:type="gramEnd"/>
            <w:r>
              <w:t xml:space="preserve"> cursor principal y un PL/SQL cursor invocados en una llamada tienen tipos de retorno incompatibles.</w:t>
            </w:r>
          </w:p>
        </w:tc>
      </w:tr>
      <w:tr w:rsidR="001B61F0" w:rsidTr="001B61F0">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SELF_IS_NULL</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ORA-30625</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proofErr w:type="gramStart"/>
            <w:r>
              <w:t>se</w:t>
            </w:r>
            <w:proofErr w:type="gramEnd"/>
            <w:r>
              <w:t xml:space="preserve"> intenta invocar un método miembro, pero la instancia del objeto no ha sido inicializado.</w:t>
            </w:r>
          </w:p>
        </w:tc>
      </w:tr>
      <w:tr w:rsidR="001B61F0" w:rsidTr="001B61F0">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STORAGE_ERROR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ORA-06500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PL/SQL corrió fuera de memoria o simplemente la memoria está corrupta.</w:t>
            </w:r>
          </w:p>
        </w:tc>
      </w:tr>
      <w:tr w:rsidR="001B61F0" w:rsidTr="001B61F0">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SUBSCRIPT_BEYOND_COUNT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ORA-06533</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proofErr w:type="gramStart"/>
            <w:r>
              <w:t>se</w:t>
            </w:r>
            <w:proofErr w:type="gramEnd"/>
            <w:r>
              <w:t xml:space="preserve"> referencia a una </w:t>
            </w:r>
            <w:proofErr w:type="spellStart"/>
            <w:r>
              <w:t>nested</w:t>
            </w:r>
            <w:proofErr w:type="spellEnd"/>
            <w:r>
              <w:t xml:space="preserve"> </w:t>
            </w:r>
            <w:proofErr w:type="spellStart"/>
            <w:r>
              <w:t>table</w:t>
            </w:r>
            <w:proofErr w:type="spellEnd"/>
            <w:r>
              <w:t xml:space="preserve">  o un elemento de algún </w:t>
            </w:r>
            <w:proofErr w:type="spellStart"/>
            <w:r>
              <w:t>varray</w:t>
            </w:r>
            <w:proofErr w:type="spellEnd"/>
            <w:r>
              <w:t xml:space="preserve"> usando un índice más grande que el tamaño de la colección.</w:t>
            </w:r>
          </w:p>
        </w:tc>
      </w:tr>
      <w:tr w:rsidR="001B61F0" w:rsidTr="001B61F0">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SUBSCRIPT_OUTSIDE_LIMIT</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ORA-06532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proofErr w:type="gramStart"/>
            <w:r>
              <w:t>se</w:t>
            </w:r>
            <w:proofErr w:type="gramEnd"/>
            <w:r>
              <w:t xml:space="preserve"> referencia a una </w:t>
            </w:r>
            <w:proofErr w:type="spellStart"/>
            <w:r>
              <w:t>nested</w:t>
            </w:r>
            <w:proofErr w:type="spellEnd"/>
            <w:r>
              <w:t xml:space="preserve"> </w:t>
            </w:r>
            <w:proofErr w:type="spellStart"/>
            <w:r>
              <w:t>table</w:t>
            </w:r>
            <w:proofErr w:type="spellEnd"/>
            <w:r>
              <w:t xml:space="preserve"> o </w:t>
            </w:r>
            <w:proofErr w:type="spellStart"/>
            <w:r>
              <w:t>varray</w:t>
            </w:r>
            <w:proofErr w:type="spellEnd"/>
            <w:r>
              <w:t xml:space="preserve"> usando un índice (por ejemplo -1) que está fuera del rango legal.</w:t>
            </w:r>
          </w:p>
        </w:tc>
      </w:tr>
      <w:tr w:rsidR="001B61F0" w:rsidTr="001B61F0">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SYS_INVALID_ROWID</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ORA-01410</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proofErr w:type="gramStart"/>
            <w:r>
              <w:t>la</w:t>
            </w:r>
            <w:proofErr w:type="gramEnd"/>
            <w:r>
              <w:t xml:space="preserve"> conversión de una cadena a un ROWID universal falla debido a que la cadena no representa un </w:t>
            </w:r>
            <w:proofErr w:type="spellStart"/>
            <w:r>
              <w:t>un</w:t>
            </w:r>
            <w:proofErr w:type="spellEnd"/>
            <w:r>
              <w:t xml:space="preserve"> </w:t>
            </w:r>
            <w:proofErr w:type="spellStart"/>
            <w:r>
              <w:t>rowid</w:t>
            </w:r>
            <w:proofErr w:type="spellEnd"/>
            <w:r>
              <w:t xml:space="preserve"> válido.</w:t>
            </w:r>
          </w:p>
        </w:tc>
      </w:tr>
      <w:tr w:rsidR="001B61F0" w:rsidTr="001B61F0">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TIMEOUT_ON_RESOURCE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ORA-00051</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proofErr w:type="gramStart"/>
            <w:r>
              <w:t>se</w:t>
            </w:r>
            <w:proofErr w:type="gramEnd"/>
            <w:r>
              <w:t xml:space="preserve"> cumple el tiempo de espera cuando se solicita un recurso de la base de datos.</w:t>
            </w:r>
          </w:p>
        </w:tc>
      </w:tr>
      <w:tr w:rsidR="001B61F0" w:rsidTr="001B61F0">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TOO_MANY_ROWS</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ORA-01422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proofErr w:type="gramStart"/>
            <w:r>
              <w:t>una</w:t>
            </w:r>
            <w:proofErr w:type="gramEnd"/>
            <w:r>
              <w:t xml:space="preserve"> sentencia SELECT INTO devuelve más de una fila.</w:t>
            </w:r>
          </w:p>
        </w:tc>
      </w:tr>
      <w:tr w:rsidR="001B61F0" w:rsidTr="001B61F0">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VALUE_ERROR</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ORA-06502</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proofErr w:type="gramStart"/>
            <w:r>
              <w:t>ha</w:t>
            </w:r>
            <w:proofErr w:type="gramEnd"/>
            <w:r>
              <w:t xml:space="preserve"> ocurrido un error de conversión, truncamiento o límite de tamaño aritmético. Por ejemplo, se intenta convertir una cadena a </w:t>
            </w:r>
            <w:proofErr w:type="gramStart"/>
            <w:r>
              <w:t>número ,</w:t>
            </w:r>
            <w:proofErr w:type="gramEnd"/>
            <w:r>
              <w:t xml:space="preserve"> pero el tamaño del número de la cadena supera el tamaño límite del tipo de número al que se desea convertir.</w:t>
            </w:r>
          </w:p>
        </w:tc>
      </w:tr>
      <w:tr w:rsidR="001B61F0" w:rsidTr="001B61F0">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lastRenderedPageBreak/>
              <w:t>ZERO_DIVIDE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ORA-01476</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proofErr w:type="gramStart"/>
            <w:r>
              <w:t>se</w:t>
            </w:r>
            <w:proofErr w:type="gramEnd"/>
            <w:r>
              <w:t xml:space="preserve"> intenta realizar una división por cero.</w:t>
            </w:r>
          </w:p>
        </w:tc>
      </w:tr>
    </w:tbl>
    <w:p w:rsidR="001B61F0" w:rsidRDefault="001B61F0" w:rsidP="001B61F0">
      <w:pPr>
        <w:pStyle w:val="Ttulo3"/>
        <w:spacing w:before="300" w:beforeAutospacing="0" w:after="150" w:afterAutospacing="0" w:line="432" w:lineRule="atLeast"/>
        <w:rPr>
          <w:ins w:id="44" w:author="Unknown"/>
          <w:rFonts w:ascii="Arial" w:hAnsi="Arial" w:cs="Arial"/>
          <w:color w:val="444444"/>
          <w:sz w:val="36"/>
          <w:szCs w:val="36"/>
        </w:rPr>
      </w:pPr>
      <w:ins w:id="45" w:author="Unknown">
        <w:r>
          <w:rPr>
            <w:rFonts w:ascii="Arial" w:hAnsi="Arial" w:cs="Arial"/>
            <w:color w:val="444444"/>
            <w:sz w:val="36"/>
            <w:szCs w:val="36"/>
          </w:rPr>
          <w:t>Rastreo de errores no controlados</w:t>
        </w:r>
      </w:ins>
    </w:p>
    <w:p w:rsidR="001B61F0" w:rsidRDefault="001B61F0" w:rsidP="001B61F0">
      <w:pPr>
        <w:pStyle w:val="NormalWeb"/>
        <w:spacing w:before="0" w:beforeAutospacing="0" w:after="375" w:afterAutospacing="0"/>
        <w:rPr>
          <w:ins w:id="46" w:author="Unknown"/>
          <w:rFonts w:ascii="Arial" w:hAnsi="Arial" w:cs="Arial"/>
          <w:color w:val="444444"/>
          <w:sz w:val="21"/>
          <w:szCs w:val="21"/>
        </w:rPr>
      </w:pPr>
      <w:ins w:id="47" w:author="Unknown">
        <w:r>
          <w:rPr>
            <w:rFonts w:ascii="Arial" w:hAnsi="Arial" w:cs="Arial"/>
            <w:color w:val="444444"/>
            <w:sz w:val="21"/>
            <w:szCs w:val="21"/>
          </w:rPr>
          <w:t xml:space="preserve">En ambientes de pruebas, es muy común el uso de SQLCODE y SQLERRM para poder mostrar algún error no controlado y de ésta manera ubicarlo y darle solución. Pero ésta práctica no es muy fiable ya que SQLERRM sólo te da una descripción del error, más no indica dónde ocurrió y esto suele ser un gran problema </w:t>
        </w:r>
        <w:proofErr w:type="spellStart"/>
        <w:r>
          <w:rPr>
            <w:rFonts w:ascii="Arial" w:hAnsi="Arial" w:cs="Arial"/>
            <w:color w:val="444444"/>
            <w:sz w:val="21"/>
            <w:szCs w:val="21"/>
          </w:rPr>
          <w:t>por que</w:t>
        </w:r>
        <w:proofErr w:type="spellEnd"/>
        <w:r>
          <w:rPr>
            <w:rFonts w:ascii="Arial" w:hAnsi="Arial" w:cs="Arial"/>
            <w:color w:val="444444"/>
            <w:sz w:val="21"/>
            <w:szCs w:val="21"/>
          </w:rPr>
          <w:t xml:space="preserve"> hay que volver a ejecutar la prueba para localizar dónde ocurrió.</w:t>
        </w:r>
      </w:ins>
    </w:p>
    <w:p w:rsidR="001B61F0" w:rsidRDefault="001B61F0" w:rsidP="001B61F0">
      <w:pPr>
        <w:pStyle w:val="NormalWeb"/>
        <w:spacing w:before="0" w:beforeAutospacing="0" w:after="375" w:afterAutospacing="0"/>
        <w:rPr>
          <w:ins w:id="48" w:author="Unknown"/>
          <w:rFonts w:ascii="Arial" w:hAnsi="Arial" w:cs="Arial"/>
          <w:color w:val="444444"/>
          <w:sz w:val="21"/>
          <w:szCs w:val="21"/>
        </w:rPr>
      </w:pPr>
      <w:ins w:id="49" w:author="Unknown">
        <w:r>
          <w:rPr>
            <w:rFonts w:ascii="Arial" w:hAnsi="Arial" w:cs="Arial"/>
            <w:color w:val="444444"/>
            <w:sz w:val="21"/>
            <w:szCs w:val="21"/>
          </w:rPr>
          <w:t>Para poder proveer mejor información de depuración ante la ubicación de errores no controlados se puede usar las funciones FORMAT_ERROR_BACKTRACE y FORMAT_CALL_STACK ambas del paquete DBMS_UTILITY.</w:t>
        </w:r>
      </w:ins>
    </w:p>
    <w:tbl>
      <w:tblPr>
        <w:tblW w:w="1002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917"/>
        <w:gridCol w:w="7103"/>
      </w:tblGrid>
      <w:tr w:rsidR="001B61F0" w:rsidTr="001B61F0">
        <w:trPr>
          <w:tblHeader/>
        </w:trPr>
        <w:tc>
          <w:tcPr>
            <w:tcW w:w="0" w:type="auto"/>
            <w:gridSpan w:val="2"/>
            <w:tcBorders>
              <w:top w:val="nil"/>
              <w:left w:val="nil"/>
              <w:bottom w:val="nil"/>
              <w:right w:val="nil"/>
            </w:tcBorders>
            <w:shd w:val="clear" w:color="auto" w:fill="auto"/>
            <w:tcMar>
              <w:top w:w="120" w:type="dxa"/>
              <w:left w:w="120" w:type="dxa"/>
              <w:bottom w:w="120" w:type="dxa"/>
              <w:right w:w="120" w:type="dxa"/>
            </w:tcMar>
            <w:vAlign w:val="center"/>
            <w:hideMark/>
          </w:tcPr>
          <w:p w:rsidR="001B61F0" w:rsidRDefault="001B61F0">
            <w:pPr>
              <w:spacing w:after="300"/>
              <w:jc w:val="center"/>
              <w:rPr>
                <w:sz w:val="24"/>
                <w:szCs w:val="24"/>
              </w:rPr>
            </w:pPr>
            <w:r>
              <w:t>Funciones para rastreo de errores</w:t>
            </w:r>
          </w:p>
        </w:tc>
      </w:tr>
      <w:tr w:rsidR="001B61F0" w:rsidTr="001B61F0">
        <w:trPr>
          <w:tblHeader/>
        </w:trPr>
        <w:tc>
          <w:tcPr>
            <w:tcW w:w="0" w:type="auto"/>
            <w:tcBorders>
              <w:top w:val="outset" w:sz="6" w:space="0" w:color="auto"/>
              <w:left w:val="outset" w:sz="6" w:space="0" w:color="auto"/>
              <w:bottom w:val="single" w:sz="6" w:space="0" w:color="DFDFDF"/>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b/>
                <w:bCs/>
                <w:sz w:val="24"/>
                <w:szCs w:val="24"/>
              </w:rPr>
            </w:pPr>
            <w:r>
              <w:rPr>
                <w:b/>
                <w:bCs/>
              </w:rPr>
              <w:t>Función</w:t>
            </w:r>
          </w:p>
        </w:tc>
        <w:tc>
          <w:tcPr>
            <w:tcW w:w="0" w:type="auto"/>
            <w:tcBorders>
              <w:top w:val="outset" w:sz="6" w:space="0" w:color="auto"/>
              <w:left w:val="outset" w:sz="6" w:space="0" w:color="auto"/>
              <w:bottom w:val="single" w:sz="6" w:space="0" w:color="DFDFDF"/>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b/>
                <w:bCs/>
                <w:sz w:val="24"/>
                <w:szCs w:val="24"/>
              </w:rPr>
            </w:pPr>
            <w:r>
              <w:rPr>
                <w:b/>
                <w:bCs/>
              </w:rPr>
              <w:t>Descripción</w:t>
            </w:r>
          </w:p>
        </w:tc>
      </w:tr>
      <w:tr w:rsidR="001B61F0" w:rsidTr="001B61F0">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FORMAT_ERROR_BACKTRACE</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 xml:space="preserve">Muestra la traza inversa hasta el punto </w:t>
            </w:r>
            <w:proofErr w:type="spellStart"/>
            <w:r>
              <w:t>dónde</w:t>
            </w:r>
            <w:proofErr w:type="spellEnd"/>
            <w:r>
              <w:t xml:space="preserve"> ocurrió la excepción. Adicionalmente muestra las líneas de código de cada llamada.</w:t>
            </w:r>
          </w:p>
        </w:tc>
      </w:tr>
      <w:tr w:rsidR="001B61F0" w:rsidTr="001B61F0">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FORMAT_CALL_STACK</w:t>
            </w:r>
          </w:p>
        </w:tc>
        <w:tc>
          <w:tcPr>
            <w:tcW w:w="0" w:type="auto"/>
            <w:tcBorders>
              <w:top w:val="outset" w:sz="6" w:space="0" w:color="auto"/>
              <w:left w:val="outset" w:sz="6" w:space="0" w:color="auto"/>
              <w:bottom w:val="outset" w:sz="6" w:space="0" w:color="auto"/>
              <w:right w:val="outset" w:sz="6" w:space="0" w:color="auto"/>
            </w:tcBorders>
            <w:shd w:val="clear" w:color="auto" w:fill="auto"/>
            <w:tcMar>
              <w:top w:w="120" w:type="dxa"/>
              <w:left w:w="120" w:type="dxa"/>
              <w:bottom w:w="120" w:type="dxa"/>
              <w:right w:w="120" w:type="dxa"/>
            </w:tcMar>
            <w:hideMark/>
          </w:tcPr>
          <w:p w:rsidR="001B61F0" w:rsidRDefault="001B61F0">
            <w:pPr>
              <w:spacing w:after="300" w:line="298" w:lineRule="atLeast"/>
              <w:rPr>
                <w:sz w:val="24"/>
                <w:szCs w:val="24"/>
              </w:rPr>
            </w:pPr>
            <w:r>
              <w:t>Muestra la descripción del error, similar a SQLERRM</w:t>
            </w:r>
          </w:p>
        </w:tc>
      </w:tr>
    </w:tbl>
    <w:p w:rsidR="001B61F0" w:rsidRDefault="001B61F0" w:rsidP="001B61F0">
      <w:pPr>
        <w:pStyle w:val="NormalWeb"/>
        <w:spacing w:before="0" w:beforeAutospacing="0" w:after="375" w:afterAutospacing="0"/>
        <w:rPr>
          <w:ins w:id="50" w:author="Unknown"/>
          <w:rFonts w:ascii="Arial" w:hAnsi="Arial" w:cs="Arial"/>
          <w:color w:val="444444"/>
          <w:sz w:val="21"/>
          <w:szCs w:val="21"/>
        </w:rPr>
      </w:pPr>
      <w:proofErr w:type="spellStart"/>
      <w:ins w:id="51" w:author="Unknown">
        <w:r>
          <w:rPr>
            <w:rFonts w:ascii="Arial" w:hAnsi="Arial" w:cs="Arial"/>
            <w:color w:val="444444"/>
            <w:sz w:val="21"/>
            <w:szCs w:val="21"/>
          </w:rPr>
          <w:t>Veámos</w:t>
        </w:r>
        <w:proofErr w:type="spellEnd"/>
        <w:r>
          <w:rPr>
            <w:rFonts w:ascii="Arial" w:hAnsi="Arial" w:cs="Arial"/>
            <w:color w:val="444444"/>
            <w:sz w:val="21"/>
            <w:szCs w:val="21"/>
          </w:rPr>
          <w:t xml:space="preserve"> un ejemplo:</w:t>
        </w:r>
      </w:ins>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3681"/>
        <w:gridCol w:w="45"/>
      </w:tblGrid>
      <w:tr w:rsidR="001B61F0" w:rsidTr="001B61F0">
        <w:trPr>
          <w:gridAfter w:val="1"/>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01</w:t>
            </w:r>
          </w:p>
        </w:tc>
        <w:tc>
          <w:tcPr>
            <w:tcW w:w="0" w:type="auto"/>
            <w:vAlign w:val="center"/>
            <w:hideMark/>
          </w:tcPr>
          <w:p w:rsidR="001B61F0" w:rsidRDefault="001B61F0" w:rsidP="001B61F0">
            <w:pPr>
              <w:contextualSpacing/>
              <w:rPr>
                <w:sz w:val="24"/>
                <w:szCs w:val="24"/>
              </w:rPr>
            </w:pPr>
            <w:r>
              <w:rPr>
                <w:rStyle w:val="CdigoHTML"/>
                <w:rFonts w:eastAsiaTheme="minorHAnsi"/>
              </w:rPr>
              <w:t>DECLARE</w:t>
            </w:r>
          </w:p>
        </w:tc>
      </w:tr>
      <w:tr w:rsidR="001B61F0" w:rsidTr="001B61F0">
        <w:trPr>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02</w:t>
            </w:r>
          </w:p>
        </w:tc>
        <w:tc>
          <w:tcPr>
            <w:tcW w:w="0" w:type="auto"/>
            <w:gridSpan w:val="2"/>
            <w:vAlign w:val="center"/>
            <w:hideMark/>
          </w:tcPr>
          <w:p w:rsidR="001B61F0" w:rsidRDefault="001B61F0" w:rsidP="001B61F0">
            <w:pPr>
              <w:contextualSpacing/>
              <w:rPr>
                <w:sz w:val="24"/>
                <w:szCs w:val="24"/>
              </w:rPr>
            </w:pPr>
            <w:r>
              <w:rPr>
                <w:rStyle w:val="CdigoHTML"/>
                <w:rFonts w:eastAsiaTheme="minorHAnsi"/>
                <w:color w:val="C7254E"/>
              </w:rPr>
              <w:t>  </w:t>
            </w:r>
            <w:r>
              <w:rPr>
                <w:rStyle w:val="CdigoHTML"/>
                <w:rFonts w:eastAsiaTheme="minorHAnsi"/>
              </w:rPr>
              <w:t>PROCEDURE</w:t>
            </w:r>
            <w:r>
              <w:t> </w:t>
            </w:r>
            <w:r>
              <w:rPr>
                <w:rStyle w:val="CdigoHTML"/>
                <w:rFonts w:eastAsiaTheme="minorHAnsi"/>
              </w:rPr>
              <w:t>PROCEDIMIENTO_ERROR</w:t>
            </w:r>
          </w:p>
        </w:tc>
      </w:tr>
    </w:tbl>
    <w:p w:rsidR="001B61F0" w:rsidRDefault="001B61F0" w:rsidP="001B61F0">
      <w:pPr>
        <w:contextualSpacing/>
        <w:rPr>
          <w:ins w:id="52" w:author="Unknown"/>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871"/>
        <w:gridCol w:w="45"/>
      </w:tblGrid>
      <w:tr w:rsidR="001B61F0" w:rsidTr="001B61F0">
        <w:trPr>
          <w:gridAfter w:val="1"/>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03</w:t>
            </w:r>
          </w:p>
        </w:tc>
        <w:tc>
          <w:tcPr>
            <w:tcW w:w="0" w:type="auto"/>
            <w:vAlign w:val="center"/>
            <w:hideMark/>
          </w:tcPr>
          <w:p w:rsidR="001B61F0" w:rsidRDefault="001B61F0" w:rsidP="001B61F0">
            <w:pPr>
              <w:contextualSpacing/>
              <w:rPr>
                <w:sz w:val="24"/>
                <w:szCs w:val="24"/>
              </w:rPr>
            </w:pPr>
            <w:r>
              <w:rPr>
                <w:rStyle w:val="CdigoHTML"/>
                <w:rFonts w:eastAsiaTheme="minorHAnsi"/>
                <w:color w:val="C7254E"/>
              </w:rPr>
              <w:t>  </w:t>
            </w:r>
            <w:r>
              <w:rPr>
                <w:rStyle w:val="CdigoHTML"/>
                <w:rFonts w:eastAsiaTheme="minorHAnsi"/>
              </w:rPr>
              <w:t>IS</w:t>
            </w:r>
          </w:p>
        </w:tc>
      </w:tr>
      <w:tr w:rsidR="001B61F0" w:rsidTr="001B61F0">
        <w:trPr>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04</w:t>
            </w:r>
          </w:p>
        </w:tc>
        <w:tc>
          <w:tcPr>
            <w:tcW w:w="0" w:type="auto"/>
            <w:gridSpan w:val="2"/>
            <w:vAlign w:val="center"/>
            <w:hideMark/>
          </w:tcPr>
          <w:p w:rsidR="001B61F0" w:rsidRDefault="001B61F0" w:rsidP="001B61F0">
            <w:pPr>
              <w:contextualSpacing/>
              <w:rPr>
                <w:sz w:val="24"/>
                <w:szCs w:val="24"/>
              </w:rPr>
            </w:pPr>
            <w:r>
              <w:rPr>
                <w:rStyle w:val="CdigoHTML"/>
                <w:rFonts w:eastAsiaTheme="minorHAnsi"/>
                <w:color w:val="C7254E"/>
              </w:rPr>
              <w:t>  </w:t>
            </w:r>
            <w:r>
              <w:rPr>
                <w:rStyle w:val="CdigoHTML"/>
                <w:rFonts w:eastAsiaTheme="minorHAnsi"/>
              </w:rPr>
              <w:t>BEGIN</w:t>
            </w:r>
          </w:p>
        </w:tc>
      </w:tr>
    </w:tbl>
    <w:p w:rsidR="001B61F0" w:rsidRDefault="001B61F0" w:rsidP="001B61F0">
      <w:pPr>
        <w:contextualSpacing/>
        <w:rPr>
          <w:ins w:id="53" w:author="Unknown"/>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8233"/>
        <w:gridCol w:w="45"/>
      </w:tblGrid>
      <w:tr w:rsidR="001B61F0" w:rsidTr="001B61F0">
        <w:trPr>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05</w:t>
            </w:r>
          </w:p>
        </w:tc>
        <w:tc>
          <w:tcPr>
            <w:tcW w:w="0" w:type="auto"/>
            <w:gridSpan w:val="2"/>
            <w:vAlign w:val="center"/>
            <w:hideMark/>
          </w:tcPr>
          <w:p w:rsidR="001B61F0" w:rsidRDefault="001B61F0" w:rsidP="001B61F0">
            <w:pPr>
              <w:contextualSpacing/>
              <w:rPr>
                <w:sz w:val="24"/>
                <w:szCs w:val="24"/>
              </w:rPr>
            </w:pPr>
            <w:r>
              <w:rPr>
                <w:rStyle w:val="CdigoHTML"/>
                <w:rFonts w:eastAsiaTheme="minorHAnsi"/>
                <w:color w:val="C7254E"/>
              </w:rPr>
              <w:t>    </w:t>
            </w:r>
            <w:r>
              <w:rPr>
                <w:rStyle w:val="CdigoHTML"/>
                <w:rFonts w:eastAsiaTheme="minorHAnsi"/>
              </w:rPr>
              <w:t>DBMS_OUTPUT.PUT_LINE('División por 0: '</w:t>
            </w:r>
            <w:r>
              <w:t> </w:t>
            </w:r>
            <w:r>
              <w:rPr>
                <w:rStyle w:val="CdigoHTML"/>
                <w:rFonts w:eastAsiaTheme="minorHAnsi"/>
              </w:rPr>
              <w:t>|| (10/0)); /*</w:t>
            </w:r>
            <w:proofErr w:type="spellStart"/>
            <w:r>
              <w:rPr>
                <w:rStyle w:val="CdigoHTML"/>
                <w:rFonts w:eastAsiaTheme="minorHAnsi"/>
              </w:rPr>
              <w:t>Div</w:t>
            </w:r>
            <w:proofErr w:type="spellEnd"/>
            <w:r>
              <w:rPr>
                <w:rStyle w:val="CdigoHTML"/>
                <w:rFonts w:eastAsiaTheme="minorHAnsi"/>
              </w:rPr>
              <w:t xml:space="preserve"> por 0*/</w:t>
            </w:r>
          </w:p>
        </w:tc>
      </w:tr>
      <w:tr w:rsidR="001B61F0" w:rsidTr="001B61F0">
        <w:trPr>
          <w:gridAfter w:val="1"/>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06</w:t>
            </w:r>
          </w:p>
        </w:tc>
        <w:tc>
          <w:tcPr>
            <w:tcW w:w="0" w:type="auto"/>
            <w:vAlign w:val="center"/>
            <w:hideMark/>
          </w:tcPr>
          <w:p w:rsidR="001B61F0" w:rsidRDefault="001B61F0" w:rsidP="001B61F0">
            <w:pPr>
              <w:contextualSpacing/>
              <w:rPr>
                <w:sz w:val="24"/>
                <w:szCs w:val="24"/>
              </w:rPr>
            </w:pPr>
            <w:r>
              <w:rPr>
                <w:rStyle w:val="CdigoHTML"/>
                <w:rFonts w:eastAsiaTheme="minorHAnsi"/>
                <w:color w:val="C7254E"/>
              </w:rPr>
              <w:t>  </w:t>
            </w:r>
            <w:r>
              <w:rPr>
                <w:rStyle w:val="CdigoHTML"/>
                <w:rFonts w:eastAsiaTheme="minorHAnsi"/>
              </w:rPr>
              <w:t>EXCEPTION</w:t>
            </w:r>
          </w:p>
        </w:tc>
      </w:tr>
    </w:tbl>
    <w:p w:rsidR="001B61F0" w:rsidRDefault="001B61F0" w:rsidP="001B61F0">
      <w:pPr>
        <w:contextualSpacing/>
        <w:rPr>
          <w:ins w:id="54" w:author="Unknown"/>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8233"/>
        <w:gridCol w:w="45"/>
      </w:tblGrid>
      <w:tr w:rsidR="001B61F0" w:rsidTr="001B61F0">
        <w:trPr>
          <w:gridAfter w:val="1"/>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07</w:t>
            </w:r>
          </w:p>
        </w:tc>
        <w:tc>
          <w:tcPr>
            <w:tcW w:w="0" w:type="auto"/>
            <w:vAlign w:val="center"/>
            <w:hideMark/>
          </w:tcPr>
          <w:p w:rsidR="001B61F0" w:rsidRDefault="001B61F0" w:rsidP="001B61F0">
            <w:pPr>
              <w:contextualSpacing/>
              <w:rPr>
                <w:sz w:val="24"/>
                <w:szCs w:val="24"/>
              </w:rPr>
            </w:pPr>
            <w:r>
              <w:rPr>
                <w:rStyle w:val="CdigoHTML"/>
                <w:rFonts w:eastAsiaTheme="minorHAnsi"/>
                <w:color w:val="C7254E"/>
              </w:rPr>
              <w:t>    </w:t>
            </w:r>
            <w:r>
              <w:rPr>
                <w:rStyle w:val="CdigoHTML"/>
                <w:rFonts w:eastAsiaTheme="minorHAnsi"/>
              </w:rPr>
              <w:t>WHEN</w:t>
            </w:r>
            <w:r>
              <w:t> </w:t>
            </w:r>
            <w:r>
              <w:rPr>
                <w:rStyle w:val="CdigoHTML"/>
                <w:rFonts w:eastAsiaTheme="minorHAnsi"/>
              </w:rPr>
              <w:t>OTHERS</w:t>
            </w:r>
            <w:r>
              <w:t> </w:t>
            </w:r>
            <w:r>
              <w:rPr>
                <w:rStyle w:val="CdigoHTML"/>
                <w:rFonts w:eastAsiaTheme="minorHAnsi"/>
              </w:rPr>
              <w:t>THEN</w:t>
            </w:r>
          </w:p>
        </w:tc>
      </w:tr>
      <w:tr w:rsidR="001B61F0" w:rsidTr="001B61F0">
        <w:trPr>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lastRenderedPageBreak/>
              <w:t>08</w:t>
            </w:r>
          </w:p>
        </w:tc>
        <w:tc>
          <w:tcPr>
            <w:tcW w:w="0" w:type="auto"/>
            <w:gridSpan w:val="2"/>
            <w:vAlign w:val="center"/>
            <w:hideMark/>
          </w:tcPr>
          <w:p w:rsidR="001B61F0" w:rsidRDefault="001B61F0" w:rsidP="001B61F0">
            <w:pPr>
              <w:contextualSpacing/>
              <w:rPr>
                <w:sz w:val="24"/>
                <w:szCs w:val="24"/>
              </w:rPr>
            </w:pPr>
            <w:r>
              <w:rPr>
                <w:rStyle w:val="CdigoHTML"/>
                <w:rFonts w:eastAsiaTheme="minorHAnsi"/>
                <w:color w:val="C7254E"/>
              </w:rPr>
              <w:t>      </w:t>
            </w:r>
            <w:r>
              <w:rPr>
                <w:rStyle w:val="CdigoHTML"/>
                <w:rFonts w:eastAsiaTheme="minorHAnsi"/>
              </w:rPr>
              <w:t>DBMS_OUTPUT.PUT_LINE('Error: '||DBMS_UTILITY.FORMAT_ERROR_STACK());</w:t>
            </w:r>
          </w:p>
        </w:tc>
      </w:tr>
    </w:tbl>
    <w:p w:rsidR="001B61F0" w:rsidRDefault="001B61F0" w:rsidP="001B61F0">
      <w:pPr>
        <w:contextualSpacing/>
        <w:rPr>
          <w:ins w:id="55" w:author="Unknown"/>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952"/>
        <w:gridCol w:w="45"/>
      </w:tblGrid>
      <w:tr w:rsidR="001B61F0" w:rsidTr="001B61F0">
        <w:trPr>
          <w:gridAfter w:val="1"/>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09</w:t>
            </w:r>
          </w:p>
        </w:tc>
        <w:tc>
          <w:tcPr>
            <w:tcW w:w="0" w:type="auto"/>
            <w:vAlign w:val="center"/>
            <w:hideMark/>
          </w:tcPr>
          <w:p w:rsidR="001B61F0" w:rsidRDefault="001B61F0" w:rsidP="001B61F0">
            <w:pPr>
              <w:contextualSpacing/>
              <w:rPr>
                <w:sz w:val="24"/>
                <w:szCs w:val="24"/>
              </w:rPr>
            </w:pPr>
            <w:r>
              <w:rPr>
                <w:rStyle w:val="CdigoHTML"/>
                <w:rFonts w:eastAsiaTheme="minorHAnsi"/>
                <w:color w:val="C7254E"/>
              </w:rPr>
              <w:t>      </w:t>
            </w:r>
            <w:r>
              <w:rPr>
                <w:rStyle w:val="CdigoHTML"/>
                <w:rFonts w:eastAsiaTheme="minorHAnsi"/>
              </w:rPr>
              <w:t>DBMS_OUTPUT.PUT_LINE('Traza inversa:');</w:t>
            </w:r>
          </w:p>
        </w:tc>
      </w:tr>
      <w:tr w:rsidR="001B61F0" w:rsidTr="001B61F0">
        <w:trPr>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10</w:t>
            </w:r>
          </w:p>
        </w:tc>
        <w:tc>
          <w:tcPr>
            <w:tcW w:w="0" w:type="auto"/>
            <w:gridSpan w:val="2"/>
            <w:vAlign w:val="center"/>
            <w:hideMark/>
          </w:tcPr>
          <w:p w:rsidR="001B61F0" w:rsidRDefault="001B61F0" w:rsidP="001B61F0">
            <w:pPr>
              <w:contextualSpacing/>
              <w:rPr>
                <w:sz w:val="24"/>
                <w:szCs w:val="24"/>
              </w:rPr>
            </w:pPr>
            <w:r>
              <w:rPr>
                <w:rStyle w:val="CdigoHTML"/>
                <w:rFonts w:eastAsiaTheme="minorHAnsi"/>
                <w:color w:val="C7254E"/>
              </w:rPr>
              <w:t>      </w:t>
            </w:r>
            <w:r>
              <w:rPr>
                <w:rStyle w:val="CdigoHTML"/>
                <w:rFonts w:eastAsiaTheme="minorHAnsi"/>
              </w:rPr>
              <w:t>DBMS_OUTPUT.PUT_LINE(DBMS_UTILITY.FORMAT_ERROR_BACKTRACE());</w:t>
            </w:r>
          </w:p>
        </w:tc>
      </w:tr>
    </w:tbl>
    <w:p w:rsidR="001B61F0" w:rsidRDefault="001B61F0" w:rsidP="001B61F0">
      <w:pPr>
        <w:contextualSpacing/>
        <w:rPr>
          <w:ins w:id="56" w:author="Unknown"/>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751"/>
        <w:gridCol w:w="45"/>
      </w:tblGrid>
      <w:tr w:rsidR="001B61F0" w:rsidTr="001B61F0">
        <w:trPr>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11</w:t>
            </w:r>
          </w:p>
        </w:tc>
        <w:tc>
          <w:tcPr>
            <w:tcW w:w="0" w:type="auto"/>
            <w:gridSpan w:val="2"/>
            <w:vAlign w:val="center"/>
            <w:hideMark/>
          </w:tcPr>
          <w:p w:rsidR="001B61F0" w:rsidRDefault="001B61F0" w:rsidP="001B61F0">
            <w:pPr>
              <w:contextualSpacing/>
              <w:rPr>
                <w:sz w:val="24"/>
                <w:szCs w:val="24"/>
              </w:rPr>
            </w:pPr>
            <w:r>
              <w:rPr>
                <w:rStyle w:val="CdigoHTML"/>
                <w:rFonts w:eastAsiaTheme="minorHAnsi"/>
                <w:color w:val="C7254E"/>
              </w:rPr>
              <w:t>  </w:t>
            </w:r>
            <w:r>
              <w:rPr>
                <w:rStyle w:val="CdigoHTML"/>
                <w:rFonts w:eastAsiaTheme="minorHAnsi"/>
              </w:rPr>
              <w:t>END;</w:t>
            </w:r>
          </w:p>
        </w:tc>
      </w:tr>
      <w:tr w:rsidR="001B61F0" w:rsidTr="001B61F0">
        <w:trPr>
          <w:gridAfter w:val="1"/>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12</w:t>
            </w:r>
          </w:p>
        </w:tc>
        <w:tc>
          <w:tcPr>
            <w:tcW w:w="0" w:type="auto"/>
            <w:vAlign w:val="center"/>
            <w:hideMark/>
          </w:tcPr>
          <w:p w:rsidR="001B61F0" w:rsidRDefault="001B61F0" w:rsidP="001B61F0">
            <w:pPr>
              <w:contextualSpacing/>
              <w:rPr>
                <w:sz w:val="24"/>
                <w:szCs w:val="24"/>
              </w:rPr>
            </w:pPr>
            <w:r>
              <w:rPr>
                <w:rStyle w:val="CdigoHTML"/>
                <w:rFonts w:eastAsiaTheme="minorHAnsi"/>
              </w:rPr>
              <w:t>BEGIN</w:t>
            </w:r>
          </w:p>
        </w:tc>
      </w:tr>
    </w:tbl>
    <w:p w:rsidR="001B61F0" w:rsidRDefault="001B61F0" w:rsidP="001B61F0">
      <w:pPr>
        <w:contextualSpacing/>
        <w:rPr>
          <w:ins w:id="57" w:author="Unknown"/>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
        <w:gridCol w:w="2791"/>
        <w:gridCol w:w="45"/>
      </w:tblGrid>
      <w:tr w:rsidR="001B61F0" w:rsidTr="001B61F0">
        <w:trPr>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13</w:t>
            </w:r>
          </w:p>
        </w:tc>
        <w:tc>
          <w:tcPr>
            <w:tcW w:w="0" w:type="auto"/>
            <w:gridSpan w:val="2"/>
            <w:vAlign w:val="center"/>
            <w:hideMark/>
          </w:tcPr>
          <w:p w:rsidR="001B61F0" w:rsidRDefault="001B61F0" w:rsidP="001B61F0">
            <w:pPr>
              <w:contextualSpacing/>
              <w:rPr>
                <w:sz w:val="24"/>
                <w:szCs w:val="24"/>
              </w:rPr>
            </w:pPr>
            <w:r>
              <w:rPr>
                <w:rStyle w:val="CdigoHTML"/>
                <w:rFonts w:eastAsiaTheme="minorHAnsi"/>
                <w:color w:val="C7254E"/>
              </w:rPr>
              <w:t> </w:t>
            </w:r>
            <w:r>
              <w:rPr>
                <w:rStyle w:val="CdigoHTML"/>
                <w:rFonts w:eastAsiaTheme="minorHAnsi"/>
              </w:rPr>
              <w:t>PROCEDIMIENTO_ERROR();</w:t>
            </w:r>
          </w:p>
        </w:tc>
      </w:tr>
      <w:tr w:rsidR="001B61F0" w:rsidTr="001B61F0">
        <w:trPr>
          <w:gridAfter w:val="1"/>
          <w:tblCellSpacing w:w="15" w:type="dxa"/>
        </w:trPr>
        <w:tc>
          <w:tcPr>
            <w:tcW w:w="0" w:type="auto"/>
            <w:vAlign w:val="center"/>
            <w:hideMark/>
          </w:tcPr>
          <w:p w:rsidR="001B61F0" w:rsidRDefault="001B61F0" w:rsidP="001B61F0">
            <w:pPr>
              <w:contextualSpacing/>
              <w:rPr>
                <w:sz w:val="24"/>
                <w:szCs w:val="24"/>
              </w:rPr>
            </w:pPr>
            <w:r>
              <w:rPr>
                <w:rStyle w:val="CdigoHTML"/>
                <w:rFonts w:eastAsiaTheme="minorHAnsi"/>
                <w:color w:val="C7254E"/>
              </w:rPr>
              <w:t>14</w:t>
            </w:r>
          </w:p>
        </w:tc>
        <w:tc>
          <w:tcPr>
            <w:tcW w:w="0" w:type="auto"/>
            <w:vAlign w:val="center"/>
            <w:hideMark/>
          </w:tcPr>
          <w:p w:rsidR="001B61F0" w:rsidRDefault="001B61F0" w:rsidP="001B61F0">
            <w:pPr>
              <w:contextualSpacing/>
              <w:rPr>
                <w:sz w:val="24"/>
                <w:szCs w:val="24"/>
              </w:rPr>
            </w:pPr>
            <w:r>
              <w:rPr>
                <w:rStyle w:val="CdigoHTML"/>
                <w:rFonts w:eastAsiaTheme="minorHAnsi"/>
              </w:rPr>
              <w:t>END;</w:t>
            </w:r>
          </w:p>
        </w:tc>
        <w:bookmarkStart w:id="58" w:name="_GoBack"/>
        <w:bookmarkEnd w:id="58"/>
      </w:tr>
    </w:tbl>
    <w:p w:rsidR="001B61F0" w:rsidRDefault="001B61F0" w:rsidP="001B61F0">
      <w:pPr>
        <w:pStyle w:val="NormalWeb"/>
        <w:spacing w:before="0" w:beforeAutospacing="0" w:after="375" w:afterAutospacing="0"/>
        <w:rPr>
          <w:ins w:id="59" w:author="Unknown"/>
          <w:rFonts w:ascii="Arial" w:hAnsi="Arial" w:cs="Arial"/>
          <w:color w:val="444444"/>
          <w:sz w:val="21"/>
          <w:szCs w:val="21"/>
        </w:rPr>
      </w:pPr>
      <w:ins w:id="60" w:author="Unknown">
        <w:r>
          <w:rPr>
            <w:rFonts w:ascii="Arial" w:hAnsi="Arial" w:cs="Arial"/>
            <w:color w:val="444444"/>
            <w:sz w:val="21"/>
            <w:szCs w:val="21"/>
          </w:rPr>
          <w:t>Salida del script:</w:t>
        </w:r>
      </w:ins>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6"/>
        <w:gridCol w:w="45"/>
      </w:tblGrid>
      <w:tr w:rsidR="001B61F0" w:rsidTr="001B61F0">
        <w:trPr>
          <w:tblCellSpacing w:w="15" w:type="dxa"/>
        </w:trPr>
        <w:tc>
          <w:tcPr>
            <w:tcW w:w="0" w:type="auto"/>
            <w:gridSpan w:val="2"/>
            <w:vAlign w:val="center"/>
            <w:hideMark/>
          </w:tcPr>
          <w:p w:rsidR="001B61F0" w:rsidRDefault="001B61F0">
            <w:pPr>
              <w:rPr>
                <w:sz w:val="24"/>
                <w:szCs w:val="24"/>
              </w:rPr>
            </w:pPr>
            <w:r>
              <w:rPr>
                <w:rStyle w:val="CdigoHTML"/>
                <w:rFonts w:eastAsiaTheme="minorHAnsi"/>
              </w:rPr>
              <w:t xml:space="preserve">Error:ORA-01476: divisor </w:t>
            </w:r>
            <w:proofErr w:type="spellStart"/>
            <w:r>
              <w:rPr>
                <w:rStyle w:val="CdigoHTML"/>
                <w:rFonts w:eastAsiaTheme="minorHAnsi"/>
              </w:rPr>
              <w:t>is</w:t>
            </w:r>
            <w:proofErr w:type="spellEnd"/>
            <w:r>
              <w:rPr>
                <w:rStyle w:val="CdigoHTML"/>
                <w:rFonts w:eastAsiaTheme="minorHAnsi"/>
              </w:rPr>
              <w:t xml:space="preserve"> </w:t>
            </w:r>
            <w:proofErr w:type="spellStart"/>
            <w:r>
              <w:rPr>
                <w:rStyle w:val="CdigoHTML"/>
                <w:rFonts w:eastAsiaTheme="minorHAnsi"/>
              </w:rPr>
              <w:t>equal</w:t>
            </w:r>
            <w:proofErr w:type="spellEnd"/>
            <w:r>
              <w:rPr>
                <w:rStyle w:val="CdigoHTML"/>
                <w:rFonts w:eastAsiaTheme="minorHAnsi"/>
              </w:rPr>
              <w:t xml:space="preserve"> </w:t>
            </w:r>
            <w:proofErr w:type="spellStart"/>
            <w:r>
              <w:rPr>
                <w:rStyle w:val="CdigoHTML"/>
                <w:rFonts w:eastAsiaTheme="minorHAnsi"/>
              </w:rPr>
              <w:t>to</w:t>
            </w:r>
            <w:proofErr w:type="spellEnd"/>
            <w:r>
              <w:rPr>
                <w:rStyle w:val="CdigoHTML"/>
                <w:rFonts w:eastAsiaTheme="minorHAnsi"/>
              </w:rPr>
              <w:t xml:space="preserve"> </w:t>
            </w:r>
            <w:proofErr w:type="spellStart"/>
            <w:r>
              <w:rPr>
                <w:rStyle w:val="CdigoHTML"/>
                <w:rFonts w:eastAsiaTheme="minorHAnsi"/>
              </w:rPr>
              <w:t>zero</w:t>
            </w:r>
            <w:proofErr w:type="spellEnd"/>
          </w:p>
        </w:tc>
      </w:tr>
      <w:tr w:rsidR="001B61F0" w:rsidTr="001B61F0">
        <w:trPr>
          <w:gridAfter w:val="1"/>
          <w:tblCellSpacing w:w="15" w:type="dxa"/>
        </w:trPr>
        <w:tc>
          <w:tcPr>
            <w:tcW w:w="0" w:type="auto"/>
            <w:vAlign w:val="center"/>
            <w:hideMark/>
          </w:tcPr>
          <w:p w:rsidR="001B61F0" w:rsidRDefault="001B61F0">
            <w:pPr>
              <w:rPr>
                <w:sz w:val="24"/>
                <w:szCs w:val="24"/>
              </w:rPr>
            </w:pPr>
            <w:r>
              <w:t> </w:t>
            </w:r>
          </w:p>
        </w:tc>
      </w:tr>
    </w:tbl>
    <w:p w:rsidR="001B61F0" w:rsidRDefault="001B61F0" w:rsidP="001B61F0">
      <w:pPr>
        <w:rPr>
          <w:ins w:id="61" w:author="Unknown"/>
          <w:rFonts w:ascii="Arial" w:hAnsi="Arial" w:cs="Arial"/>
          <w:vanish/>
          <w:color w:val="444444"/>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6"/>
        <w:gridCol w:w="45"/>
      </w:tblGrid>
      <w:tr w:rsidR="001B61F0" w:rsidTr="001B61F0">
        <w:trPr>
          <w:gridAfter w:val="1"/>
          <w:tblCellSpacing w:w="15" w:type="dxa"/>
        </w:trPr>
        <w:tc>
          <w:tcPr>
            <w:tcW w:w="0" w:type="auto"/>
            <w:vAlign w:val="center"/>
            <w:hideMark/>
          </w:tcPr>
          <w:p w:rsidR="001B61F0" w:rsidRDefault="001B61F0">
            <w:pPr>
              <w:rPr>
                <w:sz w:val="24"/>
                <w:szCs w:val="24"/>
              </w:rPr>
            </w:pPr>
            <w:r>
              <w:rPr>
                <w:rStyle w:val="CdigoHTML"/>
                <w:rFonts w:eastAsiaTheme="minorHAnsi"/>
              </w:rPr>
              <w:t>Traza inversa:</w:t>
            </w:r>
          </w:p>
        </w:tc>
      </w:tr>
      <w:tr w:rsidR="001B61F0" w:rsidTr="001B61F0">
        <w:trPr>
          <w:tblCellSpacing w:w="15" w:type="dxa"/>
        </w:trPr>
        <w:tc>
          <w:tcPr>
            <w:tcW w:w="0" w:type="auto"/>
            <w:gridSpan w:val="2"/>
            <w:vAlign w:val="center"/>
            <w:hideMark/>
          </w:tcPr>
          <w:p w:rsidR="001B61F0" w:rsidRDefault="001B61F0">
            <w:pPr>
              <w:rPr>
                <w:sz w:val="24"/>
                <w:szCs w:val="24"/>
              </w:rPr>
            </w:pPr>
            <w:r>
              <w:rPr>
                <w:rStyle w:val="CdigoHTML"/>
                <w:rFonts w:eastAsiaTheme="minorHAnsi"/>
              </w:rPr>
              <w:t>ORA-06512: at line 5</w:t>
            </w:r>
          </w:p>
        </w:tc>
      </w:tr>
    </w:tbl>
    <w:p w:rsidR="001B61F0" w:rsidRDefault="001B61F0" w:rsidP="001B61F0">
      <w:pPr>
        <w:pStyle w:val="NormalWeb"/>
        <w:spacing w:before="0" w:beforeAutospacing="0" w:after="375" w:afterAutospacing="0"/>
        <w:rPr>
          <w:ins w:id="62" w:author="Unknown"/>
          <w:rFonts w:ascii="Arial" w:hAnsi="Arial" w:cs="Arial"/>
          <w:color w:val="444444"/>
          <w:sz w:val="21"/>
          <w:szCs w:val="21"/>
        </w:rPr>
      </w:pPr>
      <w:ins w:id="63" w:author="Unknown">
        <w:r>
          <w:rPr>
            <w:rFonts w:ascii="Arial" w:hAnsi="Arial" w:cs="Arial"/>
            <w:color w:val="444444"/>
            <w:sz w:val="21"/>
            <w:szCs w:val="21"/>
          </w:rPr>
          <w:t xml:space="preserve">Como se puede observar, la función FORMAT_ERROR_BACKTRACE devuelve la línea de código en la que ocurrió la excepción, </w:t>
        </w:r>
        <w:proofErr w:type="spellStart"/>
        <w:r>
          <w:rPr>
            <w:rFonts w:ascii="Arial" w:hAnsi="Arial" w:cs="Arial"/>
            <w:color w:val="444444"/>
            <w:sz w:val="21"/>
            <w:szCs w:val="21"/>
          </w:rPr>
          <w:t>ésto</w:t>
        </w:r>
        <w:proofErr w:type="spellEnd"/>
        <w:r>
          <w:rPr>
            <w:rFonts w:ascii="Arial" w:hAnsi="Arial" w:cs="Arial"/>
            <w:color w:val="444444"/>
            <w:sz w:val="21"/>
            <w:szCs w:val="21"/>
          </w:rPr>
          <w:t xml:space="preserve"> nos ayuda a ubicar rápidamente el código que ocasiona el problema.</w:t>
        </w:r>
      </w:ins>
    </w:p>
    <w:p w:rsidR="001B61F0" w:rsidRDefault="001B61F0" w:rsidP="001B61F0">
      <w:pPr>
        <w:pStyle w:val="NormalWeb"/>
        <w:spacing w:before="0" w:beforeAutospacing="0" w:after="375" w:afterAutospacing="0"/>
        <w:rPr>
          <w:ins w:id="64" w:author="Unknown"/>
          <w:rFonts w:ascii="Arial" w:hAnsi="Arial" w:cs="Arial"/>
          <w:color w:val="444444"/>
          <w:sz w:val="21"/>
          <w:szCs w:val="21"/>
        </w:rPr>
      </w:pPr>
      <w:ins w:id="65" w:author="Unknown">
        <w:r>
          <w:rPr>
            <w:rFonts w:ascii="Arial" w:hAnsi="Arial" w:cs="Arial"/>
            <w:color w:val="444444"/>
            <w:sz w:val="21"/>
            <w:szCs w:val="21"/>
          </w:rPr>
          <w:t>Finalmente, recomiendo almacenar éstas descripciones en una tabla de incidencias así podremos tener una mejor información cuando haya ocurrido un error en un entorno de producción</w:t>
        </w:r>
      </w:ins>
    </w:p>
    <w:p w:rsidR="001B61F0" w:rsidRPr="001B61F0" w:rsidRDefault="001B61F0" w:rsidP="001B61F0">
      <w:pPr>
        <w:pStyle w:val="NormalWeb"/>
        <w:spacing w:before="0" w:beforeAutospacing="0" w:after="375" w:afterAutospacing="0"/>
        <w:rPr>
          <w:rFonts w:ascii="Arial" w:hAnsi="Arial" w:cs="Arial"/>
          <w:color w:val="444444"/>
          <w:sz w:val="21"/>
          <w:szCs w:val="21"/>
        </w:rPr>
      </w:pPr>
    </w:p>
    <w:sectPr w:rsidR="001B61F0" w:rsidRPr="001B61F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A96EB0"/>
    <w:multiLevelType w:val="multilevel"/>
    <w:tmpl w:val="5EFE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D929F4"/>
    <w:multiLevelType w:val="multilevel"/>
    <w:tmpl w:val="68DA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CEB1251"/>
    <w:multiLevelType w:val="multilevel"/>
    <w:tmpl w:val="B7FA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2">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3">
    <w:abstractNumId w:val="1"/>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0D9D"/>
    <w:rsid w:val="00133DE5"/>
    <w:rsid w:val="001B61F0"/>
    <w:rsid w:val="00330D9D"/>
    <w:rsid w:val="0058357D"/>
    <w:rsid w:val="00FF6450"/>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PY"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330D9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Y"/>
    </w:rPr>
  </w:style>
  <w:style w:type="paragraph" w:styleId="Ttulo2">
    <w:name w:val="heading 2"/>
    <w:basedOn w:val="Normal"/>
    <w:link w:val="Ttulo2Car"/>
    <w:uiPriority w:val="9"/>
    <w:qFormat/>
    <w:rsid w:val="00330D9D"/>
    <w:pPr>
      <w:spacing w:before="100" w:beforeAutospacing="1" w:after="100" w:afterAutospacing="1" w:line="240" w:lineRule="auto"/>
      <w:outlineLvl w:val="1"/>
    </w:pPr>
    <w:rPr>
      <w:rFonts w:ascii="Times New Roman" w:eastAsia="Times New Roman" w:hAnsi="Times New Roman" w:cs="Times New Roman"/>
      <w:b/>
      <w:bCs/>
      <w:sz w:val="36"/>
      <w:szCs w:val="36"/>
      <w:lang w:eastAsia="es-PY"/>
    </w:rPr>
  </w:style>
  <w:style w:type="paragraph" w:styleId="Ttulo3">
    <w:name w:val="heading 3"/>
    <w:basedOn w:val="Normal"/>
    <w:link w:val="Ttulo3Car"/>
    <w:uiPriority w:val="9"/>
    <w:qFormat/>
    <w:rsid w:val="00330D9D"/>
    <w:pPr>
      <w:spacing w:before="100" w:beforeAutospacing="1" w:after="100" w:afterAutospacing="1" w:line="240" w:lineRule="auto"/>
      <w:outlineLvl w:val="2"/>
    </w:pPr>
    <w:rPr>
      <w:rFonts w:ascii="Times New Roman" w:eastAsia="Times New Roman" w:hAnsi="Times New Roman" w:cs="Times New Roman"/>
      <w:b/>
      <w:bCs/>
      <w:sz w:val="27"/>
      <w:szCs w:val="27"/>
      <w:lang w:eastAsia="es-PY"/>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0D9D"/>
    <w:rPr>
      <w:rFonts w:ascii="Times New Roman" w:eastAsia="Times New Roman" w:hAnsi="Times New Roman" w:cs="Times New Roman"/>
      <w:b/>
      <w:bCs/>
      <w:kern w:val="36"/>
      <w:sz w:val="48"/>
      <w:szCs w:val="48"/>
      <w:lang w:eastAsia="es-PY"/>
    </w:rPr>
  </w:style>
  <w:style w:type="character" w:customStyle="1" w:styleId="Ttulo2Car">
    <w:name w:val="Título 2 Car"/>
    <w:basedOn w:val="Fuentedeprrafopredeter"/>
    <w:link w:val="Ttulo2"/>
    <w:uiPriority w:val="9"/>
    <w:rsid w:val="00330D9D"/>
    <w:rPr>
      <w:rFonts w:ascii="Times New Roman" w:eastAsia="Times New Roman" w:hAnsi="Times New Roman" w:cs="Times New Roman"/>
      <w:b/>
      <w:bCs/>
      <w:sz w:val="36"/>
      <w:szCs w:val="36"/>
      <w:lang w:eastAsia="es-PY"/>
    </w:rPr>
  </w:style>
  <w:style w:type="character" w:customStyle="1" w:styleId="Ttulo3Car">
    <w:name w:val="Título 3 Car"/>
    <w:basedOn w:val="Fuentedeprrafopredeter"/>
    <w:link w:val="Ttulo3"/>
    <w:uiPriority w:val="9"/>
    <w:rsid w:val="00330D9D"/>
    <w:rPr>
      <w:rFonts w:ascii="Times New Roman" w:eastAsia="Times New Roman" w:hAnsi="Times New Roman" w:cs="Times New Roman"/>
      <w:b/>
      <w:bCs/>
      <w:sz w:val="27"/>
      <w:szCs w:val="27"/>
      <w:lang w:eastAsia="es-PY"/>
    </w:rPr>
  </w:style>
  <w:style w:type="paragraph" w:styleId="NormalWeb">
    <w:name w:val="Normal (Web)"/>
    <w:basedOn w:val="Normal"/>
    <w:uiPriority w:val="99"/>
    <w:unhideWhenUsed/>
    <w:rsid w:val="00330D9D"/>
    <w:pPr>
      <w:spacing w:before="100" w:beforeAutospacing="1" w:after="100" w:afterAutospacing="1" w:line="240" w:lineRule="auto"/>
    </w:pPr>
    <w:rPr>
      <w:rFonts w:ascii="Times New Roman" w:eastAsia="Times New Roman" w:hAnsi="Times New Roman" w:cs="Times New Roman"/>
      <w:sz w:val="24"/>
      <w:szCs w:val="24"/>
      <w:lang w:eastAsia="es-PY"/>
    </w:rPr>
  </w:style>
  <w:style w:type="character" w:styleId="CdigoHTML">
    <w:name w:val="HTML Code"/>
    <w:basedOn w:val="Fuentedeprrafopredeter"/>
    <w:uiPriority w:val="99"/>
    <w:semiHidden/>
    <w:unhideWhenUsed/>
    <w:rsid w:val="00330D9D"/>
    <w:rPr>
      <w:rFonts w:ascii="Courier New" w:eastAsia="Times New Roman" w:hAnsi="Courier New" w:cs="Courier New"/>
      <w:sz w:val="20"/>
      <w:szCs w:val="20"/>
    </w:rPr>
  </w:style>
  <w:style w:type="character" w:styleId="Textoennegrita">
    <w:name w:val="Strong"/>
    <w:basedOn w:val="Fuentedeprrafopredeter"/>
    <w:uiPriority w:val="22"/>
    <w:qFormat/>
    <w:rsid w:val="00330D9D"/>
    <w:rPr>
      <w:b/>
      <w:bCs/>
    </w:rPr>
  </w:style>
  <w:style w:type="character" w:styleId="Hipervnculo">
    <w:name w:val="Hyperlink"/>
    <w:basedOn w:val="Fuentedeprrafopredeter"/>
    <w:uiPriority w:val="99"/>
    <w:semiHidden/>
    <w:unhideWhenUsed/>
    <w:rsid w:val="00330D9D"/>
    <w:rPr>
      <w:color w:val="0000FF"/>
      <w:u w:val="single"/>
    </w:rPr>
  </w:style>
  <w:style w:type="paragraph" w:customStyle="1" w:styleId="note">
    <w:name w:val="note"/>
    <w:basedOn w:val="Normal"/>
    <w:rsid w:val="00330D9D"/>
    <w:pPr>
      <w:spacing w:before="100" w:beforeAutospacing="1" w:after="100" w:afterAutospacing="1" w:line="240" w:lineRule="auto"/>
    </w:pPr>
    <w:rPr>
      <w:rFonts w:ascii="Times New Roman" w:eastAsia="Times New Roman" w:hAnsi="Times New Roman" w:cs="Times New Roman"/>
      <w:sz w:val="24"/>
      <w:szCs w:val="24"/>
      <w:lang w:eastAsia="es-PY"/>
    </w:rPr>
  </w:style>
  <w:style w:type="paragraph" w:customStyle="1" w:styleId="information">
    <w:name w:val="information"/>
    <w:basedOn w:val="Normal"/>
    <w:rsid w:val="00330D9D"/>
    <w:pPr>
      <w:spacing w:before="100" w:beforeAutospacing="1" w:after="100" w:afterAutospacing="1" w:line="240" w:lineRule="auto"/>
    </w:pPr>
    <w:rPr>
      <w:rFonts w:ascii="Times New Roman" w:eastAsia="Times New Roman" w:hAnsi="Times New Roman" w:cs="Times New Roman"/>
      <w:sz w:val="24"/>
      <w:szCs w:val="24"/>
      <w:lang w:eastAsia="es-PY"/>
    </w:rPr>
  </w:style>
  <w:style w:type="paragraph" w:customStyle="1" w:styleId="tip">
    <w:name w:val="tip"/>
    <w:basedOn w:val="Normal"/>
    <w:rsid w:val="00330D9D"/>
    <w:pPr>
      <w:spacing w:before="100" w:beforeAutospacing="1" w:after="100" w:afterAutospacing="1" w:line="240" w:lineRule="auto"/>
    </w:pPr>
    <w:rPr>
      <w:rFonts w:ascii="Times New Roman" w:eastAsia="Times New Roman" w:hAnsi="Times New Roman" w:cs="Times New Roman"/>
      <w:sz w:val="24"/>
      <w:szCs w:val="24"/>
      <w:lang w:eastAsia="es-PY"/>
    </w:rPr>
  </w:style>
  <w:style w:type="paragraph" w:styleId="Textodeglobo">
    <w:name w:val="Balloon Text"/>
    <w:basedOn w:val="Normal"/>
    <w:link w:val="TextodegloboCar"/>
    <w:uiPriority w:val="99"/>
    <w:semiHidden/>
    <w:unhideWhenUsed/>
    <w:rsid w:val="00330D9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30D9D"/>
    <w:rPr>
      <w:rFonts w:ascii="Tahoma" w:hAnsi="Tahoma" w:cs="Tahoma"/>
      <w:sz w:val="16"/>
      <w:szCs w:val="16"/>
    </w:rPr>
  </w:style>
  <w:style w:type="character" w:customStyle="1" w:styleId="username">
    <w:name w:val="username"/>
    <w:basedOn w:val="Fuentedeprrafopredeter"/>
    <w:rsid w:val="001B61F0"/>
  </w:style>
  <w:style w:type="paragraph" w:styleId="HTMLconformatoprevio">
    <w:name w:val="HTML Preformatted"/>
    <w:basedOn w:val="Normal"/>
    <w:link w:val="HTMLconformatoprevioCar"/>
    <w:uiPriority w:val="99"/>
    <w:semiHidden/>
    <w:unhideWhenUsed/>
    <w:rsid w:val="001B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PY"/>
    </w:rPr>
  </w:style>
  <w:style w:type="character" w:customStyle="1" w:styleId="HTMLconformatoprevioCar">
    <w:name w:val="HTML con formato previo Car"/>
    <w:basedOn w:val="Fuentedeprrafopredeter"/>
    <w:link w:val="HTMLconformatoprevio"/>
    <w:uiPriority w:val="99"/>
    <w:semiHidden/>
    <w:rsid w:val="001B61F0"/>
    <w:rPr>
      <w:rFonts w:ascii="Courier New" w:eastAsia="Times New Roman" w:hAnsi="Courier New" w:cs="Courier New"/>
      <w:sz w:val="20"/>
      <w:szCs w:val="20"/>
      <w:lang w:eastAsia="es-PY"/>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PY"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330D9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PY"/>
    </w:rPr>
  </w:style>
  <w:style w:type="paragraph" w:styleId="Ttulo2">
    <w:name w:val="heading 2"/>
    <w:basedOn w:val="Normal"/>
    <w:link w:val="Ttulo2Car"/>
    <w:uiPriority w:val="9"/>
    <w:qFormat/>
    <w:rsid w:val="00330D9D"/>
    <w:pPr>
      <w:spacing w:before="100" w:beforeAutospacing="1" w:after="100" w:afterAutospacing="1" w:line="240" w:lineRule="auto"/>
      <w:outlineLvl w:val="1"/>
    </w:pPr>
    <w:rPr>
      <w:rFonts w:ascii="Times New Roman" w:eastAsia="Times New Roman" w:hAnsi="Times New Roman" w:cs="Times New Roman"/>
      <w:b/>
      <w:bCs/>
      <w:sz w:val="36"/>
      <w:szCs w:val="36"/>
      <w:lang w:eastAsia="es-PY"/>
    </w:rPr>
  </w:style>
  <w:style w:type="paragraph" w:styleId="Ttulo3">
    <w:name w:val="heading 3"/>
    <w:basedOn w:val="Normal"/>
    <w:link w:val="Ttulo3Car"/>
    <w:uiPriority w:val="9"/>
    <w:qFormat/>
    <w:rsid w:val="00330D9D"/>
    <w:pPr>
      <w:spacing w:before="100" w:beforeAutospacing="1" w:after="100" w:afterAutospacing="1" w:line="240" w:lineRule="auto"/>
      <w:outlineLvl w:val="2"/>
    </w:pPr>
    <w:rPr>
      <w:rFonts w:ascii="Times New Roman" w:eastAsia="Times New Roman" w:hAnsi="Times New Roman" w:cs="Times New Roman"/>
      <w:b/>
      <w:bCs/>
      <w:sz w:val="27"/>
      <w:szCs w:val="27"/>
      <w:lang w:eastAsia="es-PY"/>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0D9D"/>
    <w:rPr>
      <w:rFonts w:ascii="Times New Roman" w:eastAsia="Times New Roman" w:hAnsi="Times New Roman" w:cs="Times New Roman"/>
      <w:b/>
      <w:bCs/>
      <w:kern w:val="36"/>
      <w:sz w:val="48"/>
      <w:szCs w:val="48"/>
      <w:lang w:eastAsia="es-PY"/>
    </w:rPr>
  </w:style>
  <w:style w:type="character" w:customStyle="1" w:styleId="Ttulo2Car">
    <w:name w:val="Título 2 Car"/>
    <w:basedOn w:val="Fuentedeprrafopredeter"/>
    <w:link w:val="Ttulo2"/>
    <w:uiPriority w:val="9"/>
    <w:rsid w:val="00330D9D"/>
    <w:rPr>
      <w:rFonts w:ascii="Times New Roman" w:eastAsia="Times New Roman" w:hAnsi="Times New Roman" w:cs="Times New Roman"/>
      <w:b/>
      <w:bCs/>
      <w:sz w:val="36"/>
      <w:szCs w:val="36"/>
      <w:lang w:eastAsia="es-PY"/>
    </w:rPr>
  </w:style>
  <w:style w:type="character" w:customStyle="1" w:styleId="Ttulo3Car">
    <w:name w:val="Título 3 Car"/>
    <w:basedOn w:val="Fuentedeprrafopredeter"/>
    <w:link w:val="Ttulo3"/>
    <w:uiPriority w:val="9"/>
    <w:rsid w:val="00330D9D"/>
    <w:rPr>
      <w:rFonts w:ascii="Times New Roman" w:eastAsia="Times New Roman" w:hAnsi="Times New Roman" w:cs="Times New Roman"/>
      <w:b/>
      <w:bCs/>
      <w:sz w:val="27"/>
      <w:szCs w:val="27"/>
      <w:lang w:eastAsia="es-PY"/>
    </w:rPr>
  </w:style>
  <w:style w:type="paragraph" w:styleId="NormalWeb">
    <w:name w:val="Normal (Web)"/>
    <w:basedOn w:val="Normal"/>
    <w:uiPriority w:val="99"/>
    <w:unhideWhenUsed/>
    <w:rsid w:val="00330D9D"/>
    <w:pPr>
      <w:spacing w:before="100" w:beforeAutospacing="1" w:after="100" w:afterAutospacing="1" w:line="240" w:lineRule="auto"/>
    </w:pPr>
    <w:rPr>
      <w:rFonts w:ascii="Times New Roman" w:eastAsia="Times New Roman" w:hAnsi="Times New Roman" w:cs="Times New Roman"/>
      <w:sz w:val="24"/>
      <w:szCs w:val="24"/>
      <w:lang w:eastAsia="es-PY"/>
    </w:rPr>
  </w:style>
  <w:style w:type="character" w:styleId="CdigoHTML">
    <w:name w:val="HTML Code"/>
    <w:basedOn w:val="Fuentedeprrafopredeter"/>
    <w:uiPriority w:val="99"/>
    <w:semiHidden/>
    <w:unhideWhenUsed/>
    <w:rsid w:val="00330D9D"/>
    <w:rPr>
      <w:rFonts w:ascii="Courier New" w:eastAsia="Times New Roman" w:hAnsi="Courier New" w:cs="Courier New"/>
      <w:sz w:val="20"/>
      <w:szCs w:val="20"/>
    </w:rPr>
  </w:style>
  <w:style w:type="character" w:styleId="Textoennegrita">
    <w:name w:val="Strong"/>
    <w:basedOn w:val="Fuentedeprrafopredeter"/>
    <w:uiPriority w:val="22"/>
    <w:qFormat/>
    <w:rsid w:val="00330D9D"/>
    <w:rPr>
      <w:b/>
      <w:bCs/>
    </w:rPr>
  </w:style>
  <w:style w:type="character" w:styleId="Hipervnculo">
    <w:name w:val="Hyperlink"/>
    <w:basedOn w:val="Fuentedeprrafopredeter"/>
    <w:uiPriority w:val="99"/>
    <w:semiHidden/>
    <w:unhideWhenUsed/>
    <w:rsid w:val="00330D9D"/>
    <w:rPr>
      <w:color w:val="0000FF"/>
      <w:u w:val="single"/>
    </w:rPr>
  </w:style>
  <w:style w:type="paragraph" w:customStyle="1" w:styleId="note">
    <w:name w:val="note"/>
    <w:basedOn w:val="Normal"/>
    <w:rsid w:val="00330D9D"/>
    <w:pPr>
      <w:spacing w:before="100" w:beforeAutospacing="1" w:after="100" w:afterAutospacing="1" w:line="240" w:lineRule="auto"/>
    </w:pPr>
    <w:rPr>
      <w:rFonts w:ascii="Times New Roman" w:eastAsia="Times New Roman" w:hAnsi="Times New Roman" w:cs="Times New Roman"/>
      <w:sz w:val="24"/>
      <w:szCs w:val="24"/>
      <w:lang w:eastAsia="es-PY"/>
    </w:rPr>
  </w:style>
  <w:style w:type="paragraph" w:customStyle="1" w:styleId="information">
    <w:name w:val="information"/>
    <w:basedOn w:val="Normal"/>
    <w:rsid w:val="00330D9D"/>
    <w:pPr>
      <w:spacing w:before="100" w:beforeAutospacing="1" w:after="100" w:afterAutospacing="1" w:line="240" w:lineRule="auto"/>
    </w:pPr>
    <w:rPr>
      <w:rFonts w:ascii="Times New Roman" w:eastAsia="Times New Roman" w:hAnsi="Times New Roman" w:cs="Times New Roman"/>
      <w:sz w:val="24"/>
      <w:szCs w:val="24"/>
      <w:lang w:eastAsia="es-PY"/>
    </w:rPr>
  </w:style>
  <w:style w:type="paragraph" w:customStyle="1" w:styleId="tip">
    <w:name w:val="tip"/>
    <w:basedOn w:val="Normal"/>
    <w:rsid w:val="00330D9D"/>
    <w:pPr>
      <w:spacing w:before="100" w:beforeAutospacing="1" w:after="100" w:afterAutospacing="1" w:line="240" w:lineRule="auto"/>
    </w:pPr>
    <w:rPr>
      <w:rFonts w:ascii="Times New Roman" w:eastAsia="Times New Roman" w:hAnsi="Times New Roman" w:cs="Times New Roman"/>
      <w:sz w:val="24"/>
      <w:szCs w:val="24"/>
      <w:lang w:eastAsia="es-PY"/>
    </w:rPr>
  </w:style>
  <w:style w:type="paragraph" w:styleId="Textodeglobo">
    <w:name w:val="Balloon Text"/>
    <w:basedOn w:val="Normal"/>
    <w:link w:val="TextodegloboCar"/>
    <w:uiPriority w:val="99"/>
    <w:semiHidden/>
    <w:unhideWhenUsed/>
    <w:rsid w:val="00330D9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30D9D"/>
    <w:rPr>
      <w:rFonts w:ascii="Tahoma" w:hAnsi="Tahoma" w:cs="Tahoma"/>
      <w:sz w:val="16"/>
      <w:szCs w:val="16"/>
    </w:rPr>
  </w:style>
  <w:style w:type="character" w:customStyle="1" w:styleId="username">
    <w:name w:val="username"/>
    <w:basedOn w:val="Fuentedeprrafopredeter"/>
    <w:rsid w:val="001B61F0"/>
  </w:style>
  <w:style w:type="paragraph" w:styleId="HTMLconformatoprevio">
    <w:name w:val="HTML Preformatted"/>
    <w:basedOn w:val="Normal"/>
    <w:link w:val="HTMLconformatoprevioCar"/>
    <w:uiPriority w:val="99"/>
    <w:semiHidden/>
    <w:unhideWhenUsed/>
    <w:rsid w:val="001B6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PY"/>
    </w:rPr>
  </w:style>
  <w:style w:type="character" w:customStyle="1" w:styleId="HTMLconformatoprevioCar">
    <w:name w:val="HTML con formato previo Car"/>
    <w:basedOn w:val="Fuentedeprrafopredeter"/>
    <w:link w:val="HTMLconformatoprevio"/>
    <w:uiPriority w:val="99"/>
    <w:semiHidden/>
    <w:rsid w:val="001B61F0"/>
    <w:rPr>
      <w:rFonts w:ascii="Courier New" w:eastAsia="Times New Roman" w:hAnsi="Courier New" w:cs="Courier New"/>
      <w:sz w:val="20"/>
      <w:szCs w:val="20"/>
      <w:lang w:eastAsia="es-P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468650">
      <w:bodyDiv w:val="1"/>
      <w:marLeft w:val="0"/>
      <w:marRight w:val="0"/>
      <w:marTop w:val="0"/>
      <w:marBottom w:val="0"/>
      <w:divBdr>
        <w:top w:val="none" w:sz="0" w:space="0" w:color="auto"/>
        <w:left w:val="none" w:sz="0" w:space="0" w:color="auto"/>
        <w:bottom w:val="none" w:sz="0" w:space="0" w:color="auto"/>
        <w:right w:val="none" w:sz="0" w:space="0" w:color="auto"/>
      </w:divBdr>
      <w:divsChild>
        <w:div w:id="999191680">
          <w:marLeft w:val="0"/>
          <w:marRight w:val="0"/>
          <w:marTop w:val="0"/>
          <w:marBottom w:val="0"/>
          <w:divBdr>
            <w:top w:val="none" w:sz="0" w:space="0" w:color="auto"/>
            <w:left w:val="none" w:sz="0" w:space="0" w:color="auto"/>
            <w:bottom w:val="none" w:sz="0" w:space="0" w:color="auto"/>
            <w:right w:val="none" w:sz="0" w:space="0" w:color="auto"/>
          </w:divBdr>
          <w:divsChild>
            <w:div w:id="133187043">
              <w:marLeft w:val="0"/>
              <w:marRight w:val="0"/>
              <w:marTop w:val="0"/>
              <w:marBottom w:val="0"/>
              <w:divBdr>
                <w:top w:val="none" w:sz="0" w:space="0" w:color="auto"/>
                <w:left w:val="none" w:sz="0" w:space="0" w:color="auto"/>
                <w:bottom w:val="none" w:sz="0" w:space="0" w:color="auto"/>
                <w:right w:val="none" w:sz="0" w:space="0" w:color="auto"/>
              </w:divBdr>
              <w:divsChild>
                <w:div w:id="1224830927">
                  <w:marLeft w:val="0"/>
                  <w:marRight w:val="0"/>
                  <w:marTop w:val="0"/>
                  <w:marBottom w:val="0"/>
                  <w:divBdr>
                    <w:top w:val="none" w:sz="0" w:space="0" w:color="auto"/>
                    <w:left w:val="none" w:sz="0" w:space="0" w:color="auto"/>
                    <w:bottom w:val="none" w:sz="0" w:space="0" w:color="auto"/>
                    <w:right w:val="none" w:sz="0" w:space="0" w:color="auto"/>
                  </w:divBdr>
                  <w:divsChild>
                    <w:div w:id="1579168056">
                      <w:marLeft w:val="0"/>
                      <w:marRight w:val="0"/>
                      <w:marTop w:val="0"/>
                      <w:marBottom w:val="0"/>
                      <w:divBdr>
                        <w:top w:val="none" w:sz="0" w:space="0" w:color="auto"/>
                        <w:left w:val="none" w:sz="0" w:space="0" w:color="auto"/>
                        <w:bottom w:val="none" w:sz="0" w:space="0" w:color="auto"/>
                        <w:right w:val="none" w:sz="0" w:space="0" w:color="auto"/>
                      </w:divBdr>
                      <w:divsChild>
                        <w:div w:id="1126511465">
                          <w:marLeft w:val="0"/>
                          <w:marRight w:val="0"/>
                          <w:marTop w:val="0"/>
                          <w:marBottom w:val="0"/>
                          <w:divBdr>
                            <w:top w:val="none" w:sz="0" w:space="0" w:color="auto"/>
                            <w:left w:val="none" w:sz="0" w:space="0" w:color="auto"/>
                            <w:bottom w:val="none" w:sz="0" w:space="0" w:color="auto"/>
                            <w:right w:val="none" w:sz="0" w:space="0" w:color="auto"/>
                          </w:divBdr>
                          <w:divsChild>
                            <w:div w:id="539126740">
                              <w:marLeft w:val="0"/>
                              <w:marRight w:val="0"/>
                              <w:marTop w:val="0"/>
                              <w:marBottom w:val="0"/>
                              <w:divBdr>
                                <w:top w:val="none" w:sz="0" w:space="0" w:color="auto"/>
                                <w:left w:val="none" w:sz="0" w:space="0" w:color="auto"/>
                                <w:bottom w:val="none" w:sz="0" w:space="0" w:color="auto"/>
                                <w:right w:val="none" w:sz="0" w:space="0" w:color="auto"/>
                              </w:divBdr>
                              <w:divsChild>
                                <w:div w:id="1988973868">
                                  <w:marLeft w:val="0"/>
                                  <w:marRight w:val="0"/>
                                  <w:marTop w:val="0"/>
                                  <w:marBottom w:val="0"/>
                                  <w:divBdr>
                                    <w:top w:val="none" w:sz="0" w:space="0" w:color="auto"/>
                                    <w:left w:val="none" w:sz="0" w:space="0" w:color="auto"/>
                                    <w:bottom w:val="none" w:sz="0" w:space="0" w:color="auto"/>
                                    <w:right w:val="none" w:sz="0" w:space="0" w:color="auto"/>
                                  </w:divBdr>
                                  <w:divsChild>
                                    <w:div w:id="568615139">
                                      <w:marLeft w:val="0"/>
                                      <w:marRight w:val="0"/>
                                      <w:marTop w:val="0"/>
                                      <w:marBottom w:val="0"/>
                                      <w:divBdr>
                                        <w:top w:val="none" w:sz="0" w:space="0" w:color="auto"/>
                                        <w:left w:val="none" w:sz="0" w:space="0" w:color="auto"/>
                                        <w:bottom w:val="none" w:sz="0" w:space="0" w:color="auto"/>
                                        <w:right w:val="none" w:sz="0" w:space="0" w:color="auto"/>
                                      </w:divBdr>
                                    </w:div>
                                    <w:div w:id="1715889252">
                                      <w:marLeft w:val="0"/>
                                      <w:marRight w:val="0"/>
                                      <w:marTop w:val="0"/>
                                      <w:marBottom w:val="0"/>
                                      <w:divBdr>
                                        <w:top w:val="none" w:sz="0" w:space="0" w:color="auto"/>
                                        <w:left w:val="none" w:sz="0" w:space="0" w:color="auto"/>
                                        <w:bottom w:val="none" w:sz="0" w:space="0" w:color="auto"/>
                                        <w:right w:val="none" w:sz="0" w:space="0" w:color="auto"/>
                                      </w:divBdr>
                                      <w:divsChild>
                                        <w:div w:id="1629236416">
                                          <w:marLeft w:val="0"/>
                                          <w:marRight w:val="0"/>
                                          <w:marTop w:val="0"/>
                                          <w:marBottom w:val="0"/>
                                          <w:divBdr>
                                            <w:top w:val="none" w:sz="0" w:space="0" w:color="auto"/>
                                            <w:left w:val="none" w:sz="0" w:space="0" w:color="auto"/>
                                            <w:bottom w:val="none" w:sz="0" w:space="0" w:color="auto"/>
                                            <w:right w:val="none" w:sz="0" w:space="0" w:color="auto"/>
                                          </w:divBdr>
                                          <w:divsChild>
                                            <w:div w:id="2085564430">
                                              <w:marLeft w:val="0"/>
                                              <w:marRight w:val="0"/>
                                              <w:marTop w:val="0"/>
                                              <w:marBottom w:val="0"/>
                                              <w:divBdr>
                                                <w:top w:val="none" w:sz="0" w:space="0" w:color="auto"/>
                                                <w:left w:val="none" w:sz="0" w:space="0" w:color="auto"/>
                                                <w:bottom w:val="none" w:sz="0" w:space="0" w:color="auto"/>
                                                <w:right w:val="none" w:sz="0" w:space="0" w:color="auto"/>
                                              </w:divBdr>
                                            </w:div>
                                            <w:div w:id="2061250584">
                                              <w:marLeft w:val="0"/>
                                              <w:marRight w:val="0"/>
                                              <w:marTop w:val="0"/>
                                              <w:marBottom w:val="0"/>
                                              <w:divBdr>
                                                <w:top w:val="none" w:sz="0" w:space="0" w:color="auto"/>
                                                <w:left w:val="none" w:sz="0" w:space="0" w:color="auto"/>
                                                <w:bottom w:val="none" w:sz="0" w:space="0" w:color="auto"/>
                                                <w:right w:val="none" w:sz="0" w:space="0" w:color="auto"/>
                                              </w:divBdr>
                                            </w:div>
                                            <w:div w:id="2051175970">
                                              <w:marLeft w:val="0"/>
                                              <w:marRight w:val="0"/>
                                              <w:marTop w:val="0"/>
                                              <w:marBottom w:val="0"/>
                                              <w:divBdr>
                                                <w:top w:val="none" w:sz="0" w:space="0" w:color="auto"/>
                                                <w:left w:val="none" w:sz="0" w:space="0" w:color="auto"/>
                                                <w:bottom w:val="none" w:sz="0" w:space="0" w:color="auto"/>
                                                <w:right w:val="none" w:sz="0" w:space="0" w:color="auto"/>
                                              </w:divBdr>
                                            </w:div>
                                            <w:div w:id="1935506976">
                                              <w:marLeft w:val="0"/>
                                              <w:marRight w:val="0"/>
                                              <w:marTop w:val="0"/>
                                              <w:marBottom w:val="0"/>
                                              <w:divBdr>
                                                <w:top w:val="none" w:sz="0" w:space="0" w:color="auto"/>
                                                <w:left w:val="none" w:sz="0" w:space="0" w:color="auto"/>
                                                <w:bottom w:val="none" w:sz="0" w:space="0" w:color="auto"/>
                                                <w:right w:val="none" w:sz="0" w:space="0" w:color="auto"/>
                                              </w:divBdr>
                                            </w:div>
                                            <w:div w:id="1262451913">
                                              <w:marLeft w:val="0"/>
                                              <w:marRight w:val="0"/>
                                              <w:marTop w:val="0"/>
                                              <w:marBottom w:val="0"/>
                                              <w:divBdr>
                                                <w:top w:val="none" w:sz="0" w:space="0" w:color="auto"/>
                                                <w:left w:val="none" w:sz="0" w:space="0" w:color="auto"/>
                                                <w:bottom w:val="none" w:sz="0" w:space="0" w:color="auto"/>
                                                <w:right w:val="none" w:sz="0" w:space="0" w:color="auto"/>
                                              </w:divBdr>
                                            </w:div>
                                            <w:div w:id="41372047">
                                              <w:marLeft w:val="0"/>
                                              <w:marRight w:val="0"/>
                                              <w:marTop w:val="0"/>
                                              <w:marBottom w:val="0"/>
                                              <w:divBdr>
                                                <w:top w:val="none" w:sz="0" w:space="0" w:color="auto"/>
                                                <w:left w:val="none" w:sz="0" w:space="0" w:color="auto"/>
                                                <w:bottom w:val="none" w:sz="0" w:space="0" w:color="auto"/>
                                                <w:right w:val="none" w:sz="0" w:space="0" w:color="auto"/>
                                              </w:divBdr>
                                            </w:div>
                                            <w:div w:id="1310088822">
                                              <w:marLeft w:val="0"/>
                                              <w:marRight w:val="0"/>
                                              <w:marTop w:val="0"/>
                                              <w:marBottom w:val="0"/>
                                              <w:divBdr>
                                                <w:top w:val="none" w:sz="0" w:space="0" w:color="auto"/>
                                                <w:left w:val="none" w:sz="0" w:space="0" w:color="auto"/>
                                                <w:bottom w:val="none" w:sz="0" w:space="0" w:color="auto"/>
                                                <w:right w:val="none" w:sz="0" w:space="0" w:color="auto"/>
                                              </w:divBdr>
                                            </w:div>
                                            <w:div w:id="1483278190">
                                              <w:marLeft w:val="0"/>
                                              <w:marRight w:val="0"/>
                                              <w:marTop w:val="0"/>
                                              <w:marBottom w:val="0"/>
                                              <w:divBdr>
                                                <w:top w:val="none" w:sz="0" w:space="0" w:color="auto"/>
                                                <w:left w:val="none" w:sz="0" w:space="0" w:color="auto"/>
                                                <w:bottom w:val="none" w:sz="0" w:space="0" w:color="auto"/>
                                                <w:right w:val="none" w:sz="0" w:space="0" w:color="auto"/>
                                              </w:divBdr>
                                            </w:div>
                                            <w:div w:id="56053158">
                                              <w:marLeft w:val="0"/>
                                              <w:marRight w:val="0"/>
                                              <w:marTop w:val="0"/>
                                              <w:marBottom w:val="0"/>
                                              <w:divBdr>
                                                <w:top w:val="none" w:sz="0" w:space="0" w:color="auto"/>
                                                <w:left w:val="none" w:sz="0" w:space="0" w:color="auto"/>
                                                <w:bottom w:val="none" w:sz="0" w:space="0" w:color="auto"/>
                                                <w:right w:val="none" w:sz="0" w:space="0" w:color="auto"/>
                                              </w:divBdr>
                                            </w:div>
                                            <w:div w:id="1481116229">
                                              <w:marLeft w:val="0"/>
                                              <w:marRight w:val="0"/>
                                              <w:marTop w:val="0"/>
                                              <w:marBottom w:val="0"/>
                                              <w:divBdr>
                                                <w:top w:val="none" w:sz="0" w:space="0" w:color="auto"/>
                                                <w:left w:val="none" w:sz="0" w:space="0" w:color="auto"/>
                                                <w:bottom w:val="none" w:sz="0" w:space="0" w:color="auto"/>
                                                <w:right w:val="none" w:sz="0" w:space="0" w:color="auto"/>
                                              </w:divBdr>
                                            </w:div>
                                            <w:div w:id="156505607">
                                              <w:marLeft w:val="0"/>
                                              <w:marRight w:val="0"/>
                                              <w:marTop w:val="0"/>
                                              <w:marBottom w:val="0"/>
                                              <w:divBdr>
                                                <w:top w:val="none" w:sz="0" w:space="0" w:color="auto"/>
                                                <w:left w:val="none" w:sz="0" w:space="0" w:color="auto"/>
                                                <w:bottom w:val="none" w:sz="0" w:space="0" w:color="auto"/>
                                                <w:right w:val="none" w:sz="0" w:space="0" w:color="auto"/>
                                              </w:divBdr>
                                            </w:div>
                                            <w:div w:id="227233023">
                                              <w:marLeft w:val="0"/>
                                              <w:marRight w:val="0"/>
                                              <w:marTop w:val="0"/>
                                              <w:marBottom w:val="0"/>
                                              <w:divBdr>
                                                <w:top w:val="none" w:sz="0" w:space="0" w:color="auto"/>
                                                <w:left w:val="none" w:sz="0" w:space="0" w:color="auto"/>
                                                <w:bottom w:val="none" w:sz="0" w:space="0" w:color="auto"/>
                                                <w:right w:val="none" w:sz="0" w:space="0" w:color="auto"/>
                                              </w:divBdr>
                                            </w:div>
                                            <w:div w:id="691229489">
                                              <w:marLeft w:val="0"/>
                                              <w:marRight w:val="0"/>
                                              <w:marTop w:val="0"/>
                                              <w:marBottom w:val="0"/>
                                              <w:divBdr>
                                                <w:top w:val="none" w:sz="0" w:space="0" w:color="auto"/>
                                                <w:left w:val="none" w:sz="0" w:space="0" w:color="auto"/>
                                                <w:bottom w:val="none" w:sz="0" w:space="0" w:color="auto"/>
                                                <w:right w:val="none" w:sz="0" w:space="0" w:color="auto"/>
                                              </w:divBdr>
                                            </w:div>
                                            <w:div w:id="723335328">
                                              <w:marLeft w:val="0"/>
                                              <w:marRight w:val="0"/>
                                              <w:marTop w:val="0"/>
                                              <w:marBottom w:val="0"/>
                                              <w:divBdr>
                                                <w:top w:val="none" w:sz="0" w:space="0" w:color="auto"/>
                                                <w:left w:val="none" w:sz="0" w:space="0" w:color="auto"/>
                                                <w:bottom w:val="none" w:sz="0" w:space="0" w:color="auto"/>
                                                <w:right w:val="none" w:sz="0" w:space="0" w:color="auto"/>
                                              </w:divBdr>
                                            </w:div>
                                            <w:div w:id="1746297130">
                                              <w:marLeft w:val="0"/>
                                              <w:marRight w:val="0"/>
                                              <w:marTop w:val="0"/>
                                              <w:marBottom w:val="0"/>
                                              <w:divBdr>
                                                <w:top w:val="none" w:sz="0" w:space="0" w:color="auto"/>
                                                <w:left w:val="none" w:sz="0" w:space="0" w:color="auto"/>
                                                <w:bottom w:val="none" w:sz="0" w:space="0" w:color="auto"/>
                                                <w:right w:val="none" w:sz="0" w:space="0" w:color="auto"/>
                                              </w:divBdr>
                                            </w:div>
                                            <w:div w:id="387383395">
                                              <w:marLeft w:val="0"/>
                                              <w:marRight w:val="0"/>
                                              <w:marTop w:val="0"/>
                                              <w:marBottom w:val="0"/>
                                              <w:divBdr>
                                                <w:top w:val="none" w:sz="0" w:space="0" w:color="auto"/>
                                                <w:left w:val="none" w:sz="0" w:space="0" w:color="auto"/>
                                                <w:bottom w:val="none" w:sz="0" w:space="0" w:color="auto"/>
                                                <w:right w:val="none" w:sz="0" w:space="0" w:color="auto"/>
                                              </w:divBdr>
                                            </w:div>
                                            <w:div w:id="1644039450">
                                              <w:marLeft w:val="0"/>
                                              <w:marRight w:val="0"/>
                                              <w:marTop w:val="0"/>
                                              <w:marBottom w:val="0"/>
                                              <w:divBdr>
                                                <w:top w:val="none" w:sz="0" w:space="0" w:color="auto"/>
                                                <w:left w:val="none" w:sz="0" w:space="0" w:color="auto"/>
                                                <w:bottom w:val="none" w:sz="0" w:space="0" w:color="auto"/>
                                                <w:right w:val="none" w:sz="0" w:space="0" w:color="auto"/>
                                              </w:divBdr>
                                            </w:div>
                                            <w:div w:id="1246692712">
                                              <w:marLeft w:val="0"/>
                                              <w:marRight w:val="0"/>
                                              <w:marTop w:val="0"/>
                                              <w:marBottom w:val="0"/>
                                              <w:divBdr>
                                                <w:top w:val="none" w:sz="0" w:space="0" w:color="auto"/>
                                                <w:left w:val="none" w:sz="0" w:space="0" w:color="auto"/>
                                                <w:bottom w:val="none" w:sz="0" w:space="0" w:color="auto"/>
                                                <w:right w:val="none" w:sz="0" w:space="0" w:color="auto"/>
                                              </w:divBdr>
                                            </w:div>
                                            <w:div w:id="1439719006">
                                              <w:marLeft w:val="0"/>
                                              <w:marRight w:val="0"/>
                                              <w:marTop w:val="0"/>
                                              <w:marBottom w:val="0"/>
                                              <w:divBdr>
                                                <w:top w:val="none" w:sz="0" w:space="0" w:color="auto"/>
                                                <w:left w:val="none" w:sz="0" w:space="0" w:color="auto"/>
                                                <w:bottom w:val="none" w:sz="0" w:space="0" w:color="auto"/>
                                                <w:right w:val="none" w:sz="0" w:space="0" w:color="auto"/>
                                              </w:divBdr>
                                            </w:div>
                                            <w:div w:id="140530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694813">
                                      <w:marLeft w:val="0"/>
                                      <w:marRight w:val="0"/>
                                      <w:marTop w:val="0"/>
                                      <w:marBottom w:val="0"/>
                                      <w:divBdr>
                                        <w:top w:val="none" w:sz="0" w:space="0" w:color="auto"/>
                                        <w:left w:val="none" w:sz="0" w:space="0" w:color="auto"/>
                                        <w:bottom w:val="none" w:sz="0" w:space="0" w:color="auto"/>
                                        <w:right w:val="none" w:sz="0" w:space="0" w:color="auto"/>
                                      </w:divBdr>
                                      <w:divsChild>
                                        <w:div w:id="632952461">
                                          <w:marLeft w:val="0"/>
                                          <w:marRight w:val="0"/>
                                          <w:marTop w:val="0"/>
                                          <w:marBottom w:val="0"/>
                                          <w:divBdr>
                                            <w:top w:val="none" w:sz="0" w:space="0" w:color="auto"/>
                                            <w:left w:val="none" w:sz="0" w:space="0" w:color="auto"/>
                                            <w:bottom w:val="none" w:sz="0" w:space="0" w:color="auto"/>
                                            <w:right w:val="none" w:sz="0" w:space="0" w:color="auto"/>
                                          </w:divBdr>
                                          <w:divsChild>
                                            <w:div w:id="501550419">
                                              <w:marLeft w:val="0"/>
                                              <w:marRight w:val="0"/>
                                              <w:marTop w:val="0"/>
                                              <w:marBottom w:val="0"/>
                                              <w:divBdr>
                                                <w:top w:val="none" w:sz="0" w:space="0" w:color="auto"/>
                                                <w:left w:val="none" w:sz="0" w:space="0" w:color="auto"/>
                                                <w:bottom w:val="none" w:sz="0" w:space="0" w:color="auto"/>
                                                <w:right w:val="none" w:sz="0" w:space="0" w:color="auto"/>
                                              </w:divBdr>
                                            </w:div>
                                            <w:div w:id="1078677286">
                                              <w:marLeft w:val="0"/>
                                              <w:marRight w:val="0"/>
                                              <w:marTop w:val="0"/>
                                              <w:marBottom w:val="0"/>
                                              <w:divBdr>
                                                <w:top w:val="none" w:sz="0" w:space="0" w:color="auto"/>
                                                <w:left w:val="none" w:sz="0" w:space="0" w:color="auto"/>
                                                <w:bottom w:val="none" w:sz="0" w:space="0" w:color="auto"/>
                                                <w:right w:val="none" w:sz="0" w:space="0" w:color="auto"/>
                                              </w:divBdr>
                                            </w:div>
                                            <w:div w:id="376900975">
                                              <w:marLeft w:val="0"/>
                                              <w:marRight w:val="0"/>
                                              <w:marTop w:val="0"/>
                                              <w:marBottom w:val="0"/>
                                              <w:divBdr>
                                                <w:top w:val="none" w:sz="0" w:space="0" w:color="auto"/>
                                                <w:left w:val="none" w:sz="0" w:space="0" w:color="auto"/>
                                                <w:bottom w:val="none" w:sz="0" w:space="0" w:color="auto"/>
                                                <w:right w:val="none" w:sz="0" w:space="0" w:color="auto"/>
                                              </w:divBdr>
                                            </w:div>
                                            <w:div w:id="843864456">
                                              <w:marLeft w:val="0"/>
                                              <w:marRight w:val="0"/>
                                              <w:marTop w:val="0"/>
                                              <w:marBottom w:val="0"/>
                                              <w:divBdr>
                                                <w:top w:val="none" w:sz="0" w:space="0" w:color="auto"/>
                                                <w:left w:val="none" w:sz="0" w:space="0" w:color="auto"/>
                                                <w:bottom w:val="none" w:sz="0" w:space="0" w:color="auto"/>
                                                <w:right w:val="none" w:sz="0" w:space="0" w:color="auto"/>
                                              </w:divBdr>
                                            </w:div>
                                            <w:div w:id="1095832129">
                                              <w:marLeft w:val="0"/>
                                              <w:marRight w:val="0"/>
                                              <w:marTop w:val="0"/>
                                              <w:marBottom w:val="0"/>
                                              <w:divBdr>
                                                <w:top w:val="none" w:sz="0" w:space="0" w:color="auto"/>
                                                <w:left w:val="none" w:sz="0" w:space="0" w:color="auto"/>
                                                <w:bottom w:val="none" w:sz="0" w:space="0" w:color="auto"/>
                                                <w:right w:val="none" w:sz="0" w:space="0" w:color="auto"/>
                                              </w:divBdr>
                                            </w:div>
                                            <w:div w:id="1296256294">
                                              <w:marLeft w:val="0"/>
                                              <w:marRight w:val="0"/>
                                              <w:marTop w:val="0"/>
                                              <w:marBottom w:val="0"/>
                                              <w:divBdr>
                                                <w:top w:val="none" w:sz="0" w:space="0" w:color="auto"/>
                                                <w:left w:val="none" w:sz="0" w:space="0" w:color="auto"/>
                                                <w:bottom w:val="none" w:sz="0" w:space="0" w:color="auto"/>
                                                <w:right w:val="none" w:sz="0" w:space="0" w:color="auto"/>
                                              </w:divBdr>
                                            </w:div>
                                            <w:div w:id="1857689523">
                                              <w:marLeft w:val="0"/>
                                              <w:marRight w:val="0"/>
                                              <w:marTop w:val="0"/>
                                              <w:marBottom w:val="0"/>
                                              <w:divBdr>
                                                <w:top w:val="none" w:sz="0" w:space="0" w:color="auto"/>
                                                <w:left w:val="none" w:sz="0" w:space="0" w:color="auto"/>
                                                <w:bottom w:val="none" w:sz="0" w:space="0" w:color="auto"/>
                                                <w:right w:val="none" w:sz="0" w:space="0" w:color="auto"/>
                                              </w:divBdr>
                                            </w:div>
                                            <w:div w:id="1930192948">
                                              <w:marLeft w:val="0"/>
                                              <w:marRight w:val="0"/>
                                              <w:marTop w:val="0"/>
                                              <w:marBottom w:val="0"/>
                                              <w:divBdr>
                                                <w:top w:val="none" w:sz="0" w:space="0" w:color="auto"/>
                                                <w:left w:val="none" w:sz="0" w:space="0" w:color="auto"/>
                                                <w:bottom w:val="none" w:sz="0" w:space="0" w:color="auto"/>
                                                <w:right w:val="none" w:sz="0" w:space="0" w:color="auto"/>
                                              </w:divBdr>
                                            </w:div>
                                            <w:div w:id="1754083597">
                                              <w:marLeft w:val="0"/>
                                              <w:marRight w:val="0"/>
                                              <w:marTop w:val="0"/>
                                              <w:marBottom w:val="0"/>
                                              <w:divBdr>
                                                <w:top w:val="none" w:sz="0" w:space="0" w:color="auto"/>
                                                <w:left w:val="none" w:sz="0" w:space="0" w:color="auto"/>
                                                <w:bottom w:val="none" w:sz="0" w:space="0" w:color="auto"/>
                                                <w:right w:val="none" w:sz="0" w:space="0" w:color="auto"/>
                                              </w:divBdr>
                                            </w:div>
                                            <w:div w:id="803691771">
                                              <w:marLeft w:val="0"/>
                                              <w:marRight w:val="0"/>
                                              <w:marTop w:val="0"/>
                                              <w:marBottom w:val="0"/>
                                              <w:divBdr>
                                                <w:top w:val="none" w:sz="0" w:space="0" w:color="auto"/>
                                                <w:left w:val="none" w:sz="0" w:space="0" w:color="auto"/>
                                                <w:bottom w:val="none" w:sz="0" w:space="0" w:color="auto"/>
                                                <w:right w:val="none" w:sz="0" w:space="0" w:color="auto"/>
                                              </w:divBdr>
                                            </w:div>
                                            <w:div w:id="1535461066">
                                              <w:marLeft w:val="0"/>
                                              <w:marRight w:val="0"/>
                                              <w:marTop w:val="0"/>
                                              <w:marBottom w:val="0"/>
                                              <w:divBdr>
                                                <w:top w:val="none" w:sz="0" w:space="0" w:color="auto"/>
                                                <w:left w:val="none" w:sz="0" w:space="0" w:color="auto"/>
                                                <w:bottom w:val="none" w:sz="0" w:space="0" w:color="auto"/>
                                                <w:right w:val="none" w:sz="0" w:space="0" w:color="auto"/>
                                              </w:divBdr>
                                            </w:div>
                                            <w:div w:id="68581025">
                                              <w:marLeft w:val="0"/>
                                              <w:marRight w:val="0"/>
                                              <w:marTop w:val="0"/>
                                              <w:marBottom w:val="0"/>
                                              <w:divBdr>
                                                <w:top w:val="none" w:sz="0" w:space="0" w:color="auto"/>
                                                <w:left w:val="none" w:sz="0" w:space="0" w:color="auto"/>
                                                <w:bottom w:val="none" w:sz="0" w:space="0" w:color="auto"/>
                                                <w:right w:val="none" w:sz="0" w:space="0" w:color="auto"/>
                                              </w:divBdr>
                                            </w:div>
                                            <w:div w:id="1809125817">
                                              <w:marLeft w:val="0"/>
                                              <w:marRight w:val="0"/>
                                              <w:marTop w:val="0"/>
                                              <w:marBottom w:val="0"/>
                                              <w:divBdr>
                                                <w:top w:val="none" w:sz="0" w:space="0" w:color="auto"/>
                                                <w:left w:val="none" w:sz="0" w:space="0" w:color="auto"/>
                                                <w:bottom w:val="none" w:sz="0" w:space="0" w:color="auto"/>
                                                <w:right w:val="none" w:sz="0" w:space="0" w:color="auto"/>
                                              </w:divBdr>
                                            </w:div>
                                            <w:div w:id="1419403608">
                                              <w:marLeft w:val="0"/>
                                              <w:marRight w:val="0"/>
                                              <w:marTop w:val="0"/>
                                              <w:marBottom w:val="0"/>
                                              <w:divBdr>
                                                <w:top w:val="none" w:sz="0" w:space="0" w:color="auto"/>
                                                <w:left w:val="none" w:sz="0" w:space="0" w:color="auto"/>
                                                <w:bottom w:val="none" w:sz="0" w:space="0" w:color="auto"/>
                                                <w:right w:val="none" w:sz="0" w:space="0" w:color="auto"/>
                                              </w:divBdr>
                                            </w:div>
                                            <w:div w:id="37248139">
                                              <w:marLeft w:val="0"/>
                                              <w:marRight w:val="0"/>
                                              <w:marTop w:val="0"/>
                                              <w:marBottom w:val="0"/>
                                              <w:divBdr>
                                                <w:top w:val="none" w:sz="0" w:space="0" w:color="auto"/>
                                                <w:left w:val="none" w:sz="0" w:space="0" w:color="auto"/>
                                                <w:bottom w:val="none" w:sz="0" w:space="0" w:color="auto"/>
                                                <w:right w:val="none" w:sz="0" w:space="0" w:color="auto"/>
                                              </w:divBdr>
                                            </w:div>
                                            <w:div w:id="274480689">
                                              <w:marLeft w:val="0"/>
                                              <w:marRight w:val="0"/>
                                              <w:marTop w:val="0"/>
                                              <w:marBottom w:val="0"/>
                                              <w:divBdr>
                                                <w:top w:val="none" w:sz="0" w:space="0" w:color="auto"/>
                                                <w:left w:val="none" w:sz="0" w:space="0" w:color="auto"/>
                                                <w:bottom w:val="none" w:sz="0" w:space="0" w:color="auto"/>
                                                <w:right w:val="none" w:sz="0" w:space="0" w:color="auto"/>
                                              </w:divBdr>
                                            </w:div>
                                            <w:div w:id="1829975753">
                                              <w:marLeft w:val="0"/>
                                              <w:marRight w:val="0"/>
                                              <w:marTop w:val="0"/>
                                              <w:marBottom w:val="0"/>
                                              <w:divBdr>
                                                <w:top w:val="none" w:sz="0" w:space="0" w:color="auto"/>
                                                <w:left w:val="none" w:sz="0" w:space="0" w:color="auto"/>
                                                <w:bottom w:val="none" w:sz="0" w:space="0" w:color="auto"/>
                                                <w:right w:val="none" w:sz="0" w:space="0" w:color="auto"/>
                                              </w:divBdr>
                                            </w:div>
                                            <w:div w:id="39717691">
                                              <w:marLeft w:val="0"/>
                                              <w:marRight w:val="0"/>
                                              <w:marTop w:val="0"/>
                                              <w:marBottom w:val="0"/>
                                              <w:divBdr>
                                                <w:top w:val="none" w:sz="0" w:space="0" w:color="auto"/>
                                                <w:left w:val="none" w:sz="0" w:space="0" w:color="auto"/>
                                                <w:bottom w:val="none" w:sz="0" w:space="0" w:color="auto"/>
                                                <w:right w:val="none" w:sz="0" w:space="0" w:color="auto"/>
                                              </w:divBdr>
                                            </w:div>
                                            <w:div w:id="876965059">
                                              <w:marLeft w:val="0"/>
                                              <w:marRight w:val="0"/>
                                              <w:marTop w:val="0"/>
                                              <w:marBottom w:val="0"/>
                                              <w:divBdr>
                                                <w:top w:val="none" w:sz="0" w:space="0" w:color="auto"/>
                                                <w:left w:val="none" w:sz="0" w:space="0" w:color="auto"/>
                                                <w:bottom w:val="none" w:sz="0" w:space="0" w:color="auto"/>
                                                <w:right w:val="none" w:sz="0" w:space="0" w:color="auto"/>
                                              </w:divBdr>
                                            </w:div>
                                            <w:div w:id="50386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127902">
                                      <w:marLeft w:val="0"/>
                                      <w:marRight w:val="0"/>
                                      <w:marTop w:val="0"/>
                                      <w:marBottom w:val="0"/>
                                      <w:divBdr>
                                        <w:top w:val="none" w:sz="0" w:space="0" w:color="auto"/>
                                        <w:left w:val="none" w:sz="0" w:space="0" w:color="auto"/>
                                        <w:bottom w:val="none" w:sz="0" w:space="0" w:color="auto"/>
                                        <w:right w:val="none" w:sz="0" w:space="0" w:color="auto"/>
                                      </w:divBdr>
                                    </w:div>
                                    <w:div w:id="1870756317">
                                      <w:marLeft w:val="0"/>
                                      <w:marRight w:val="0"/>
                                      <w:marTop w:val="0"/>
                                      <w:marBottom w:val="0"/>
                                      <w:divBdr>
                                        <w:top w:val="none" w:sz="0" w:space="0" w:color="auto"/>
                                        <w:left w:val="none" w:sz="0" w:space="0" w:color="auto"/>
                                        <w:bottom w:val="none" w:sz="0" w:space="0" w:color="auto"/>
                                        <w:right w:val="none" w:sz="0" w:space="0" w:color="auto"/>
                                      </w:divBdr>
                                    </w:div>
                                    <w:div w:id="1442610276">
                                      <w:marLeft w:val="0"/>
                                      <w:marRight w:val="0"/>
                                      <w:marTop w:val="0"/>
                                      <w:marBottom w:val="0"/>
                                      <w:divBdr>
                                        <w:top w:val="none" w:sz="0" w:space="0" w:color="auto"/>
                                        <w:left w:val="none" w:sz="0" w:space="0" w:color="auto"/>
                                        <w:bottom w:val="none" w:sz="0" w:space="0" w:color="auto"/>
                                        <w:right w:val="none" w:sz="0" w:space="0" w:color="auto"/>
                                      </w:divBdr>
                                      <w:divsChild>
                                        <w:div w:id="161899169">
                                          <w:marLeft w:val="0"/>
                                          <w:marRight w:val="0"/>
                                          <w:marTop w:val="0"/>
                                          <w:marBottom w:val="0"/>
                                          <w:divBdr>
                                            <w:top w:val="none" w:sz="0" w:space="0" w:color="auto"/>
                                            <w:left w:val="none" w:sz="0" w:space="0" w:color="auto"/>
                                            <w:bottom w:val="none" w:sz="0" w:space="0" w:color="auto"/>
                                            <w:right w:val="none" w:sz="0" w:space="0" w:color="auto"/>
                                          </w:divBdr>
                                          <w:divsChild>
                                            <w:div w:id="756829046">
                                              <w:marLeft w:val="0"/>
                                              <w:marRight w:val="0"/>
                                              <w:marTop w:val="0"/>
                                              <w:marBottom w:val="0"/>
                                              <w:divBdr>
                                                <w:top w:val="none" w:sz="0" w:space="0" w:color="auto"/>
                                                <w:left w:val="none" w:sz="0" w:space="0" w:color="auto"/>
                                                <w:bottom w:val="none" w:sz="0" w:space="0" w:color="auto"/>
                                                <w:right w:val="none" w:sz="0" w:space="0" w:color="auto"/>
                                              </w:divBdr>
                                            </w:div>
                                            <w:div w:id="563948725">
                                              <w:marLeft w:val="0"/>
                                              <w:marRight w:val="0"/>
                                              <w:marTop w:val="0"/>
                                              <w:marBottom w:val="0"/>
                                              <w:divBdr>
                                                <w:top w:val="none" w:sz="0" w:space="0" w:color="auto"/>
                                                <w:left w:val="none" w:sz="0" w:space="0" w:color="auto"/>
                                                <w:bottom w:val="none" w:sz="0" w:space="0" w:color="auto"/>
                                                <w:right w:val="none" w:sz="0" w:space="0" w:color="auto"/>
                                              </w:divBdr>
                                            </w:div>
                                            <w:div w:id="840198936">
                                              <w:marLeft w:val="0"/>
                                              <w:marRight w:val="0"/>
                                              <w:marTop w:val="0"/>
                                              <w:marBottom w:val="0"/>
                                              <w:divBdr>
                                                <w:top w:val="none" w:sz="0" w:space="0" w:color="auto"/>
                                                <w:left w:val="none" w:sz="0" w:space="0" w:color="auto"/>
                                                <w:bottom w:val="none" w:sz="0" w:space="0" w:color="auto"/>
                                                <w:right w:val="none" w:sz="0" w:space="0" w:color="auto"/>
                                              </w:divBdr>
                                            </w:div>
                                            <w:div w:id="195285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668073">
                                      <w:marLeft w:val="0"/>
                                      <w:marRight w:val="0"/>
                                      <w:marTop w:val="0"/>
                                      <w:marBottom w:val="0"/>
                                      <w:divBdr>
                                        <w:top w:val="none" w:sz="0" w:space="0" w:color="auto"/>
                                        <w:left w:val="none" w:sz="0" w:space="0" w:color="auto"/>
                                        <w:bottom w:val="none" w:sz="0" w:space="0" w:color="auto"/>
                                        <w:right w:val="none" w:sz="0" w:space="0" w:color="auto"/>
                                      </w:divBdr>
                                      <w:divsChild>
                                        <w:div w:id="1189292615">
                                          <w:marLeft w:val="0"/>
                                          <w:marRight w:val="0"/>
                                          <w:marTop w:val="0"/>
                                          <w:marBottom w:val="0"/>
                                          <w:divBdr>
                                            <w:top w:val="none" w:sz="0" w:space="0" w:color="auto"/>
                                            <w:left w:val="none" w:sz="0" w:space="0" w:color="auto"/>
                                            <w:bottom w:val="none" w:sz="0" w:space="0" w:color="auto"/>
                                            <w:right w:val="none" w:sz="0" w:space="0" w:color="auto"/>
                                          </w:divBdr>
                                          <w:divsChild>
                                            <w:div w:id="385493968">
                                              <w:marLeft w:val="0"/>
                                              <w:marRight w:val="0"/>
                                              <w:marTop w:val="0"/>
                                              <w:marBottom w:val="0"/>
                                              <w:divBdr>
                                                <w:top w:val="none" w:sz="0" w:space="0" w:color="auto"/>
                                                <w:left w:val="none" w:sz="0" w:space="0" w:color="auto"/>
                                                <w:bottom w:val="none" w:sz="0" w:space="0" w:color="auto"/>
                                                <w:right w:val="none" w:sz="0" w:space="0" w:color="auto"/>
                                              </w:divBdr>
                                            </w:div>
                                            <w:div w:id="1333487237">
                                              <w:marLeft w:val="0"/>
                                              <w:marRight w:val="0"/>
                                              <w:marTop w:val="0"/>
                                              <w:marBottom w:val="0"/>
                                              <w:divBdr>
                                                <w:top w:val="none" w:sz="0" w:space="0" w:color="auto"/>
                                                <w:left w:val="none" w:sz="0" w:space="0" w:color="auto"/>
                                                <w:bottom w:val="none" w:sz="0" w:space="0" w:color="auto"/>
                                                <w:right w:val="none" w:sz="0" w:space="0" w:color="auto"/>
                                              </w:divBdr>
                                            </w:div>
                                            <w:div w:id="1837334448">
                                              <w:marLeft w:val="0"/>
                                              <w:marRight w:val="0"/>
                                              <w:marTop w:val="0"/>
                                              <w:marBottom w:val="0"/>
                                              <w:divBdr>
                                                <w:top w:val="none" w:sz="0" w:space="0" w:color="auto"/>
                                                <w:left w:val="none" w:sz="0" w:space="0" w:color="auto"/>
                                                <w:bottom w:val="none" w:sz="0" w:space="0" w:color="auto"/>
                                                <w:right w:val="none" w:sz="0" w:space="0" w:color="auto"/>
                                              </w:divBdr>
                                            </w:div>
                                            <w:div w:id="1075665392">
                                              <w:marLeft w:val="0"/>
                                              <w:marRight w:val="0"/>
                                              <w:marTop w:val="0"/>
                                              <w:marBottom w:val="0"/>
                                              <w:divBdr>
                                                <w:top w:val="none" w:sz="0" w:space="0" w:color="auto"/>
                                                <w:left w:val="none" w:sz="0" w:space="0" w:color="auto"/>
                                                <w:bottom w:val="none" w:sz="0" w:space="0" w:color="auto"/>
                                                <w:right w:val="none" w:sz="0" w:space="0" w:color="auto"/>
                                              </w:divBdr>
                                            </w:div>
                                            <w:div w:id="1455905012">
                                              <w:marLeft w:val="0"/>
                                              <w:marRight w:val="0"/>
                                              <w:marTop w:val="0"/>
                                              <w:marBottom w:val="0"/>
                                              <w:divBdr>
                                                <w:top w:val="none" w:sz="0" w:space="0" w:color="auto"/>
                                                <w:left w:val="none" w:sz="0" w:space="0" w:color="auto"/>
                                                <w:bottom w:val="none" w:sz="0" w:space="0" w:color="auto"/>
                                                <w:right w:val="none" w:sz="0" w:space="0" w:color="auto"/>
                                              </w:divBdr>
                                            </w:div>
                                            <w:div w:id="108418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29223">
                                      <w:marLeft w:val="0"/>
                                      <w:marRight w:val="0"/>
                                      <w:marTop w:val="0"/>
                                      <w:marBottom w:val="0"/>
                                      <w:divBdr>
                                        <w:top w:val="none" w:sz="0" w:space="0" w:color="auto"/>
                                        <w:left w:val="none" w:sz="0" w:space="0" w:color="auto"/>
                                        <w:bottom w:val="none" w:sz="0" w:space="0" w:color="auto"/>
                                        <w:right w:val="none" w:sz="0" w:space="0" w:color="auto"/>
                                      </w:divBdr>
                                      <w:divsChild>
                                        <w:div w:id="321197846">
                                          <w:marLeft w:val="0"/>
                                          <w:marRight w:val="0"/>
                                          <w:marTop w:val="0"/>
                                          <w:marBottom w:val="0"/>
                                          <w:divBdr>
                                            <w:top w:val="none" w:sz="0" w:space="0" w:color="auto"/>
                                            <w:left w:val="none" w:sz="0" w:space="0" w:color="auto"/>
                                            <w:bottom w:val="none" w:sz="0" w:space="0" w:color="auto"/>
                                            <w:right w:val="none" w:sz="0" w:space="0" w:color="auto"/>
                                          </w:divBdr>
                                          <w:divsChild>
                                            <w:div w:id="1078478640">
                                              <w:marLeft w:val="0"/>
                                              <w:marRight w:val="0"/>
                                              <w:marTop w:val="0"/>
                                              <w:marBottom w:val="0"/>
                                              <w:divBdr>
                                                <w:top w:val="none" w:sz="0" w:space="0" w:color="auto"/>
                                                <w:left w:val="none" w:sz="0" w:space="0" w:color="auto"/>
                                                <w:bottom w:val="none" w:sz="0" w:space="0" w:color="auto"/>
                                                <w:right w:val="none" w:sz="0" w:space="0" w:color="auto"/>
                                              </w:divBdr>
                                              <w:divsChild>
                                                <w:div w:id="630404626">
                                                  <w:marLeft w:val="0"/>
                                                  <w:marRight w:val="0"/>
                                                  <w:marTop w:val="0"/>
                                                  <w:marBottom w:val="0"/>
                                                  <w:divBdr>
                                                    <w:top w:val="none" w:sz="0" w:space="0" w:color="auto"/>
                                                    <w:left w:val="none" w:sz="0" w:space="0" w:color="auto"/>
                                                    <w:bottom w:val="none" w:sz="0" w:space="0" w:color="auto"/>
                                                    <w:right w:val="none" w:sz="0" w:space="0" w:color="auto"/>
                                                  </w:divBdr>
                                                </w:div>
                                                <w:div w:id="1560507296">
                                                  <w:marLeft w:val="0"/>
                                                  <w:marRight w:val="0"/>
                                                  <w:marTop w:val="0"/>
                                                  <w:marBottom w:val="0"/>
                                                  <w:divBdr>
                                                    <w:top w:val="none" w:sz="0" w:space="0" w:color="auto"/>
                                                    <w:left w:val="none" w:sz="0" w:space="0" w:color="auto"/>
                                                    <w:bottom w:val="none" w:sz="0" w:space="0" w:color="auto"/>
                                                    <w:right w:val="none" w:sz="0" w:space="0" w:color="auto"/>
                                                  </w:divBdr>
                                                </w:div>
                                                <w:div w:id="1870533706">
                                                  <w:marLeft w:val="0"/>
                                                  <w:marRight w:val="0"/>
                                                  <w:marTop w:val="0"/>
                                                  <w:marBottom w:val="0"/>
                                                  <w:divBdr>
                                                    <w:top w:val="none" w:sz="0" w:space="0" w:color="auto"/>
                                                    <w:left w:val="none" w:sz="0" w:space="0" w:color="auto"/>
                                                    <w:bottom w:val="none" w:sz="0" w:space="0" w:color="auto"/>
                                                    <w:right w:val="none" w:sz="0" w:space="0" w:color="auto"/>
                                                  </w:divBdr>
                                                </w:div>
                                                <w:div w:id="154725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264186">
                                      <w:marLeft w:val="0"/>
                                      <w:marRight w:val="0"/>
                                      <w:marTop w:val="0"/>
                                      <w:marBottom w:val="0"/>
                                      <w:divBdr>
                                        <w:top w:val="none" w:sz="0" w:space="0" w:color="auto"/>
                                        <w:left w:val="none" w:sz="0" w:space="0" w:color="auto"/>
                                        <w:bottom w:val="none" w:sz="0" w:space="0" w:color="auto"/>
                                        <w:right w:val="none" w:sz="0" w:space="0" w:color="auto"/>
                                      </w:divBdr>
                                      <w:divsChild>
                                        <w:div w:id="760486257">
                                          <w:marLeft w:val="0"/>
                                          <w:marRight w:val="0"/>
                                          <w:marTop w:val="0"/>
                                          <w:marBottom w:val="0"/>
                                          <w:divBdr>
                                            <w:top w:val="none" w:sz="0" w:space="0" w:color="auto"/>
                                            <w:left w:val="none" w:sz="0" w:space="0" w:color="auto"/>
                                            <w:bottom w:val="none" w:sz="0" w:space="0" w:color="auto"/>
                                            <w:right w:val="none" w:sz="0" w:space="0" w:color="auto"/>
                                          </w:divBdr>
                                          <w:divsChild>
                                            <w:div w:id="93063805">
                                              <w:marLeft w:val="0"/>
                                              <w:marRight w:val="0"/>
                                              <w:marTop w:val="0"/>
                                              <w:marBottom w:val="0"/>
                                              <w:divBdr>
                                                <w:top w:val="none" w:sz="0" w:space="0" w:color="auto"/>
                                                <w:left w:val="none" w:sz="0" w:space="0" w:color="auto"/>
                                                <w:bottom w:val="none" w:sz="0" w:space="0" w:color="auto"/>
                                                <w:right w:val="none" w:sz="0" w:space="0" w:color="auto"/>
                                              </w:divBdr>
                                            </w:div>
                                            <w:div w:id="2060788577">
                                              <w:marLeft w:val="0"/>
                                              <w:marRight w:val="0"/>
                                              <w:marTop w:val="0"/>
                                              <w:marBottom w:val="0"/>
                                              <w:divBdr>
                                                <w:top w:val="none" w:sz="0" w:space="0" w:color="auto"/>
                                                <w:left w:val="none" w:sz="0" w:space="0" w:color="auto"/>
                                                <w:bottom w:val="none" w:sz="0" w:space="0" w:color="auto"/>
                                                <w:right w:val="none" w:sz="0" w:space="0" w:color="auto"/>
                                              </w:divBdr>
                                            </w:div>
                                            <w:div w:id="1397708706">
                                              <w:marLeft w:val="0"/>
                                              <w:marRight w:val="0"/>
                                              <w:marTop w:val="0"/>
                                              <w:marBottom w:val="0"/>
                                              <w:divBdr>
                                                <w:top w:val="none" w:sz="0" w:space="0" w:color="auto"/>
                                                <w:left w:val="none" w:sz="0" w:space="0" w:color="auto"/>
                                                <w:bottom w:val="none" w:sz="0" w:space="0" w:color="auto"/>
                                                <w:right w:val="none" w:sz="0" w:space="0" w:color="auto"/>
                                              </w:divBdr>
                                            </w:div>
                                            <w:div w:id="265309790">
                                              <w:marLeft w:val="0"/>
                                              <w:marRight w:val="0"/>
                                              <w:marTop w:val="0"/>
                                              <w:marBottom w:val="0"/>
                                              <w:divBdr>
                                                <w:top w:val="none" w:sz="0" w:space="0" w:color="auto"/>
                                                <w:left w:val="none" w:sz="0" w:space="0" w:color="auto"/>
                                                <w:bottom w:val="none" w:sz="0" w:space="0" w:color="auto"/>
                                                <w:right w:val="none" w:sz="0" w:space="0" w:color="auto"/>
                                              </w:divBdr>
                                            </w:div>
                                            <w:div w:id="537931339">
                                              <w:marLeft w:val="0"/>
                                              <w:marRight w:val="0"/>
                                              <w:marTop w:val="0"/>
                                              <w:marBottom w:val="0"/>
                                              <w:divBdr>
                                                <w:top w:val="none" w:sz="0" w:space="0" w:color="auto"/>
                                                <w:left w:val="none" w:sz="0" w:space="0" w:color="auto"/>
                                                <w:bottom w:val="none" w:sz="0" w:space="0" w:color="auto"/>
                                                <w:right w:val="none" w:sz="0" w:space="0" w:color="auto"/>
                                              </w:divBdr>
                                            </w:div>
                                            <w:div w:id="875391642">
                                              <w:marLeft w:val="0"/>
                                              <w:marRight w:val="0"/>
                                              <w:marTop w:val="0"/>
                                              <w:marBottom w:val="0"/>
                                              <w:divBdr>
                                                <w:top w:val="none" w:sz="0" w:space="0" w:color="auto"/>
                                                <w:left w:val="none" w:sz="0" w:space="0" w:color="auto"/>
                                                <w:bottom w:val="none" w:sz="0" w:space="0" w:color="auto"/>
                                                <w:right w:val="none" w:sz="0" w:space="0" w:color="auto"/>
                                              </w:divBdr>
                                            </w:div>
                                            <w:div w:id="1199127539">
                                              <w:marLeft w:val="0"/>
                                              <w:marRight w:val="0"/>
                                              <w:marTop w:val="0"/>
                                              <w:marBottom w:val="0"/>
                                              <w:divBdr>
                                                <w:top w:val="none" w:sz="0" w:space="0" w:color="auto"/>
                                                <w:left w:val="none" w:sz="0" w:space="0" w:color="auto"/>
                                                <w:bottom w:val="none" w:sz="0" w:space="0" w:color="auto"/>
                                                <w:right w:val="none" w:sz="0" w:space="0" w:color="auto"/>
                                              </w:divBdr>
                                            </w:div>
                                            <w:div w:id="1337540917">
                                              <w:marLeft w:val="0"/>
                                              <w:marRight w:val="0"/>
                                              <w:marTop w:val="0"/>
                                              <w:marBottom w:val="0"/>
                                              <w:divBdr>
                                                <w:top w:val="none" w:sz="0" w:space="0" w:color="auto"/>
                                                <w:left w:val="none" w:sz="0" w:space="0" w:color="auto"/>
                                                <w:bottom w:val="none" w:sz="0" w:space="0" w:color="auto"/>
                                                <w:right w:val="none" w:sz="0" w:space="0" w:color="auto"/>
                                              </w:divBdr>
                                            </w:div>
                                            <w:div w:id="1815758587">
                                              <w:marLeft w:val="0"/>
                                              <w:marRight w:val="0"/>
                                              <w:marTop w:val="0"/>
                                              <w:marBottom w:val="0"/>
                                              <w:divBdr>
                                                <w:top w:val="none" w:sz="0" w:space="0" w:color="auto"/>
                                                <w:left w:val="none" w:sz="0" w:space="0" w:color="auto"/>
                                                <w:bottom w:val="none" w:sz="0" w:space="0" w:color="auto"/>
                                                <w:right w:val="none" w:sz="0" w:space="0" w:color="auto"/>
                                              </w:divBdr>
                                            </w:div>
                                            <w:div w:id="724371127">
                                              <w:marLeft w:val="0"/>
                                              <w:marRight w:val="0"/>
                                              <w:marTop w:val="0"/>
                                              <w:marBottom w:val="0"/>
                                              <w:divBdr>
                                                <w:top w:val="none" w:sz="0" w:space="0" w:color="auto"/>
                                                <w:left w:val="none" w:sz="0" w:space="0" w:color="auto"/>
                                                <w:bottom w:val="none" w:sz="0" w:space="0" w:color="auto"/>
                                                <w:right w:val="none" w:sz="0" w:space="0" w:color="auto"/>
                                              </w:divBdr>
                                            </w:div>
                                            <w:div w:id="697776381">
                                              <w:marLeft w:val="0"/>
                                              <w:marRight w:val="0"/>
                                              <w:marTop w:val="0"/>
                                              <w:marBottom w:val="0"/>
                                              <w:divBdr>
                                                <w:top w:val="none" w:sz="0" w:space="0" w:color="auto"/>
                                                <w:left w:val="none" w:sz="0" w:space="0" w:color="auto"/>
                                                <w:bottom w:val="none" w:sz="0" w:space="0" w:color="auto"/>
                                                <w:right w:val="none" w:sz="0" w:space="0" w:color="auto"/>
                                              </w:divBdr>
                                            </w:div>
                                            <w:div w:id="735275299">
                                              <w:marLeft w:val="0"/>
                                              <w:marRight w:val="0"/>
                                              <w:marTop w:val="0"/>
                                              <w:marBottom w:val="0"/>
                                              <w:divBdr>
                                                <w:top w:val="none" w:sz="0" w:space="0" w:color="auto"/>
                                                <w:left w:val="none" w:sz="0" w:space="0" w:color="auto"/>
                                                <w:bottom w:val="none" w:sz="0" w:space="0" w:color="auto"/>
                                                <w:right w:val="none" w:sz="0" w:space="0" w:color="auto"/>
                                              </w:divBdr>
                                            </w:div>
                                            <w:div w:id="1596203875">
                                              <w:marLeft w:val="0"/>
                                              <w:marRight w:val="0"/>
                                              <w:marTop w:val="0"/>
                                              <w:marBottom w:val="0"/>
                                              <w:divBdr>
                                                <w:top w:val="none" w:sz="0" w:space="0" w:color="auto"/>
                                                <w:left w:val="none" w:sz="0" w:space="0" w:color="auto"/>
                                                <w:bottom w:val="none" w:sz="0" w:space="0" w:color="auto"/>
                                                <w:right w:val="none" w:sz="0" w:space="0" w:color="auto"/>
                                              </w:divBdr>
                                            </w:div>
                                            <w:div w:id="1930307197">
                                              <w:marLeft w:val="0"/>
                                              <w:marRight w:val="0"/>
                                              <w:marTop w:val="0"/>
                                              <w:marBottom w:val="0"/>
                                              <w:divBdr>
                                                <w:top w:val="none" w:sz="0" w:space="0" w:color="auto"/>
                                                <w:left w:val="none" w:sz="0" w:space="0" w:color="auto"/>
                                                <w:bottom w:val="none" w:sz="0" w:space="0" w:color="auto"/>
                                                <w:right w:val="none" w:sz="0" w:space="0" w:color="auto"/>
                                              </w:divBdr>
                                            </w:div>
                                            <w:div w:id="2045059047">
                                              <w:marLeft w:val="0"/>
                                              <w:marRight w:val="0"/>
                                              <w:marTop w:val="0"/>
                                              <w:marBottom w:val="0"/>
                                              <w:divBdr>
                                                <w:top w:val="none" w:sz="0" w:space="0" w:color="auto"/>
                                                <w:left w:val="none" w:sz="0" w:space="0" w:color="auto"/>
                                                <w:bottom w:val="none" w:sz="0" w:space="0" w:color="auto"/>
                                                <w:right w:val="none" w:sz="0" w:space="0" w:color="auto"/>
                                              </w:divBdr>
                                            </w:div>
                                            <w:div w:id="156194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9337">
                                      <w:marLeft w:val="0"/>
                                      <w:marRight w:val="0"/>
                                      <w:marTop w:val="0"/>
                                      <w:marBottom w:val="0"/>
                                      <w:divBdr>
                                        <w:top w:val="none" w:sz="0" w:space="0" w:color="auto"/>
                                        <w:left w:val="none" w:sz="0" w:space="0" w:color="auto"/>
                                        <w:bottom w:val="none" w:sz="0" w:space="0" w:color="auto"/>
                                        <w:right w:val="none" w:sz="0" w:space="0" w:color="auto"/>
                                      </w:divBdr>
                                      <w:divsChild>
                                        <w:div w:id="406348270">
                                          <w:marLeft w:val="0"/>
                                          <w:marRight w:val="0"/>
                                          <w:marTop w:val="0"/>
                                          <w:marBottom w:val="0"/>
                                          <w:divBdr>
                                            <w:top w:val="none" w:sz="0" w:space="0" w:color="auto"/>
                                            <w:left w:val="none" w:sz="0" w:space="0" w:color="auto"/>
                                            <w:bottom w:val="none" w:sz="0" w:space="0" w:color="auto"/>
                                            <w:right w:val="none" w:sz="0" w:space="0" w:color="auto"/>
                                          </w:divBdr>
                                          <w:divsChild>
                                            <w:div w:id="116409386">
                                              <w:marLeft w:val="0"/>
                                              <w:marRight w:val="0"/>
                                              <w:marTop w:val="0"/>
                                              <w:marBottom w:val="0"/>
                                              <w:divBdr>
                                                <w:top w:val="none" w:sz="0" w:space="0" w:color="auto"/>
                                                <w:left w:val="none" w:sz="0" w:space="0" w:color="auto"/>
                                                <w:bottom w:val="none" w:sz="0" w:space="0" w:color="auto"/>
                                                <w:right w:val="none" w:sz="0" w:space="0" w:color="auto"/>
                                              </w:divBdr>
                                            </w:div>
                                            <w:div w:id="1855875344">
                                              <w:marLeft w:val="0"/>
                                              <w:marRight w:val="0"/>
                                              <w:marTop w:val="0"/>
                                              <w:marBottom w:val="0"/>
                                              <w:divBdr>
                                                <w:top w:val="none" w:sz="0" w:space="0" w:color="auto"/>
                                                <w:left w:val="none" w:sz="0" w:space="0" w:color="auto"/>
                                                <w:bottom w:val="none" w:sz="0" w:space="0" w:color="auto"/>
                                                <w:right w:val="none" w:sz="0" w:space="0" w:color="auto"/>
                                              </w:divBdr>
                                            </w:div>
                                            <w:div w:id="382101484">
                                              <w:marLeft w:val="0"/>
                                              <w:marRight w:val="0"/>
                                              <w:marTop w:val="0"/>
                                              <w:marBottom w:val="0"/>
                                              <w:divBdr>
                                                <w:top w:val="none" w:sz="0" w:space="0" w:color="auto"/>
                                                <w:left w:val="none" w:sz="0" w:space="0" w:color="auto"/>
                                                <w:bottom w:val="none" w:sz="0" w:space="0" w:color="auto"/>
                                                <w:right w:val="none" w:sz="0" w:space="0" w:color="auto"/>
                                              </w:divBdr>
                                            </w:div>
                                            <w:div w:id="783690089">
                                              <w:marLeft w:val="0"/>
                                              <w:marRight w:val="0"/>
                                              <w:marTop w:val="0"/>
                                              <w:marBottom w:val="0"/>
                                              <w:divBdr>
                                                <w:top w:val="none" w:sz="0" w:space="0" w:color="auto"/>
                                                <w:left w:val="none" w:sz="0" w:space="0" w:color="auto"/>
                                                <w:bottom w:val="none" w:sz="0" w:space="0" w:color="auto"/>
                                                <w:right w:val="none" w:sz="0" w:space="0" w:color="auto"/>
                                              </w:divBdr>
                                            </w:div>
                                            <w:div w:id="974220391">
                                              <w:marLeft w:val="0"/>
                                              <w:marRight w:val="0"/>
                                              <w:marTop w:val="0"/>
                                              <w:marBottom w:val="0"/>
                                              <w:divBdr>
                                                <w:top w:val="none" w:sz="0" w:space="0" w:color="auto"/>
                                                <w:left w:val="none" w:sz="0" w:space="0" w:color="auto"/>
                                                <w:bottom w:val="none" w:sz="0" w:space="0" w:color="auto"/>
                                                <w:right w:val="none" w:sz="0" w:space="0" w:color="auto"/>
                                              </w:divBdr>
                                            </w:div>
                                            <w:div w:id="891841804">
                                              <w:marLeft w:val="0"/>
                                              <w:marRight w:val="0"/>
                                              <w:marTop w:val="0"/>
                                              <w:marBottom w:val="0"/>
                                              <w:divBdr>
                                                <w:top w:val="none" w:sz="0" w:space="0" w:color="auto"/>
                                                <w:left w:val="none" w:sz="0" w:space="0" w:color="auto"/>
                                                <w:bottom w:val="none" w:sz="0" w:space="0" w:color="auto"/>
                                                <w:right w:val="none" w:sz="0" w:space="0" w:color="auto"/>
                                              </w:divBdr>
                                            </w:div>
                                            <w:div w:id="154278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461608">
                                      <w:marLeft w:val="0"/>
                                      <w:marRight w:val="0"/>
                                      <w:marTop w:val="0"/>
                                      <w:marBottom w:val="0"/>
                                      <w:divBdr>
                                        <w:top w:val="none" w:sz="0" w:space="0" w:color="auto"/>
                                        <w:left w:val="none" w:sz="0" w:space="0" w:color="auto"/>
                                        <w:bottom w:val="none" w:sz="0" w:space="0" w:color="auto"/>
                                        <w:right w:val="none" w:sz="0" w:space="0" w:color="auto"/>
                                      </w:divBdr>
                                    </w:div>
                                    <w:div w:id="954213012">
                                      <w:marLeft w:val="0"/>
                                      <w:marRight w:val="0"/>
                                      <w:marTop w:val="0"/>
                                      <w:marBottom w:val="0"/>
                                      <w:divBdr>
                                        <w:top w:val="none" w:sz="0" w:space="0" w:color="auto"/>
                                        <w:left w:val="none" w:sz="0" w:space="0" w:color="auto"/>
                                        <w:bottom w:val="none" w:sz="0" w:space="0" w:color="auto"/>
                                        <w:right w:val="none" w:sz="0" w:space="0" w:color="auto"/>
                                      </w:divBdr>
                                    </w:div>
                                    <w:div w:id="9051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772243">
      <w:bodyDiv w:val="1"/>
      <w:marLeft w:val="0"/>
      <w:marRight w:val="0"/>
      <w:marTop w:val="0"/>
      <w:marBottom w:val="0"/>
      <w:divBdr>
        <w:top w:val="none" w:sz="0" w:space="0" w:color="auto"/>
        <w:left w:val="none" w:sz="0" w:space="0" w:color="auto"/>
        <w:bottom w:val="none" w:sz="0" w:space="0" w:color="auto"/>
        <w:right w:val="none" w:sz="0" w:space="0" w:color="auto"/>
      </w:divBdr>
      <w:divsChild>
        <w:div w:id="833912514">
          <w:marLeft w:val="0"/>
          <w:marRight w:val="0"/>
          <w:marTop w:val="0"/>
          <w:marBottom w:val="0"/>
          <w:divBdr>
            <w:top w:val="none" w:sz="0" w:space="0" w:color="auto"/>
            <w:left w:val="none" w:sz="0" w:space="0" w:color="auto"/>
            <w:bottom w:val="none" w:sz="0" w:space="0" w:color="auto"/>
            <w:right w:val="none" w:sz="0" w:space="0" w:color="auto"/>
          </w:divBdr>
          <w:divsChild>
            <w:div w:id="39549915">
              <w:marLeft w:val="0"/>
              <w:marRight w:val="0"/>
              <w:marTop w:val="0"/>
              <w:marBottom w:val="0"/>
              <w:divBdr>
                <w:top w:val="none" w:sz="0" w:space="0" w:color="auto"/>
                <w:left w:val="none" w:sz="0" w:space="0" w:color="auto"/>
                <w:bottom w:val="none" w:sz="0" w:space="0" w:color="auto"/>
                <w:right w:val="none" w:sz="0" w:space="0" w:color="auto"/>
              </w:divBdr>
              <w:divsChild>
                <w:div w:id="54938866">
                  <w:marLeft w:val="0"/>
                  <w:marRight w:val="0"/>
                  <w:marTop w:val="0"/>
                  <w:marBottom w:val="0"/>
                  <w:divBdr>
                    <w:top w:val="none" w:sz="0" w:space="0" w:color="auto"/>
                    <w:left w:val="none" w:sz="0" w:space="0" w:color="auto"/>
                    <w:bottom w:val="none" w:sz="0" w:space="0" w:color="auto"/>
                    <w:right w:val="none" w:sz="0" w:space="0" w:color="auto"/>
                  </w:divBdr>
                  <w:divsChild>
                    <w:div w:id="181407762">
                      <w:marLeft w:val="0"/>
                      <w:marRight w:val="0"/>
                      <w:marTop w:val="0"/>
                      <w:marBottom w:val="0"/>
                      <w:divBdr>
                        <w:top w:val="none" w:sz="0" w:space="0" w:color="auto"/>
                        <w:left w:val="none" w:sz="0" w:space="0" w:color="auto"/>
                        <w:bottom w:val="none" w:sz="0" w:space="0" w:color="auto"/>
                        <w:right w:val="none" w:sz="0" w:space="0" w:color="auto"/>
                      </w:divBdr>
                      <w:divsChild>
                        <w:div w:id="1007713806">
                          <w:marLeft w:val="0"/>
                          <w:marRight w:val="0"/>
                          <w:marTop w:val="0"/>
                          <w:marBottom w:val="0"/>
                          <w:divBdr>
                            <w:top w:val="none" w:sz="0" w:space="0" w:color="auto"/>
                            <w:left w:val="none" w:sz="0" w:space="0" w:color="auto"/>
                            <w:bottom w:val="none" w:sz="0" w:space="0" w:color="auto"/>
                            <w:right w:val="none" w:sz="0" w:space="0" w:color="auto"/>
                          </w:divBdr>
                          <w:divsChild>
                            <w:div w:id="2014916633">
                              <w:marLeft w:val="0"/>
                              <w:marRight w:val="0"/>
                              <w:marTop w:val="0"/>
                              <w:marBottom w:val="0"/>
                              <w:divBdr>
                                <w:top w:val="none" w:sz="0" w:space="0" w:color="auto"/>
                                <w:left w:val="none" w:sz="0" w:space="0" w:color="auto"/>
                                <w:bottom w:val="none" w:sz="0" w:space="0" w:color="auto"/>
                                <w:right w:val="none" w:sz="0" w:space="0" w:color="auto"/>
                              </w:divBdr>
                              <w:divsChild>
                                <w:div w:id="1038046297">
                                  <w:marLeft w:val="0"/>
                                  <w:marRight w:val="0"/>
                                  <w:marTop w:val="0"/>
                                  <w:marBottom w:val="0"/>
                                  <w:divBdr>
                                    <w:top w:val="none" w:sz="0" w:space="0" w:color="auto"/>
                                    <w:left w:val="none" w:sz="0" w:space="0" w:color="auto"/>
                                    <w:bottom w:val="none" w:sz="0" w:space="0" w:color="auto"/>
                                    <w:right w:val="none" w:sz="0" w:space="0" w:color="auto"/>
                                  </w:divBdr>
                                  <w:divsChild>
                                    <w:div w:id="1581400947">
                                      <w:marLeft w:val="0"/>
                                      <w:marRight w:val="0"/>
                                      <w:marTop w:val="0"/>
                                      <w:marBottom w:val="0"/>
                                      <w:divBdr>
                                        <w:top w:val="none" w:sz="0" w:space="0" w:color="auto"/>
                                        <w:left w:val="none" w:sz="0" w:space="0" w:color="auto"/>
                                        <w:bottom w:val="none" w:sz="0" w:space="0" w:color="auto"/>
                                        <w:right w:val="none" w:sz="0" w:space="0" w:color="auto"/>
                                      </w:divBdr>
                                      <w:divsChild>
                                        <w:div w:id="1091390225">
                                          <w:marLeft w:val="0"/>
                                          <w:marRight w:val="0"/>
                                          <w:marTop w:val="0"/>
                                          <w:marBottom w:val="0"/>
                                          <w:divBdr>
                                            <w:top w:val="none" w:sz="0" w:space="0" w:color="auto"/>
                                            <w:left w:val="none" w:sz="0" w:space="0" w:color="auto"/>
                                            <w:bottom w:val="none" w:sz="0" w:space="0" w:color="auto"/>
                                            <w:right w:val="none" w:sz="0" w:space="0" w:color="auto"/>
                                          </w:divBdr>
                                          <w:divsChild>
                                            <w:div w:id="1230387352">
                                              <w:marLeft w:val="0"/>
                                              <w:marRight w:val="0"/>
                                              <w:marTop w:val="0"/>
                                              <w:marBottom w:val="0"/>
                                              <w:divBdr>
                                                <w:top w:val="none" w:sz="0" w:space="0" w:color="auto"/>
                                                <w:left w:val="none" w:sz="0" w:space="0" w:color="auto"/>
                                                <w:bottom w:val="none" w:sz="0" w:space="0" w:color="auto"/>
                                                <w:right w:val="none" w:sz="0" w:space="0" w:color="auto"/>
                                              </w:divBdr>
                                            </w:div>
                                            <w:div w:id="546185307">
                                              <w:marLeft w:val="0"/>
                                              <w:marRight w:val="0"/>
                                              <w:marTop w:val="0"/>
                                              <w:marBottom w:val="0"/>
                                              <w:divBdr>
                                                <w:top w:val="none" w:sz="0" w:space="0" w:color="auto"/>
                                                <w:left w:val="none" w:sz="0" w:space="0" w:color="auto"/>
                                                <w:bottom w:val="none" w:sz="0" w:space="0" w:color="auto"/>
                                                <w:right w:val="none" w:sz="0" w:space="0" w:color="auto"/>
                                              </w:divBdr>
                                            </w:div>
                                            <w:div w:id="1341852604">
                                              <w:marLeft w:val="0"/>
                                              <w:marRight w:val="0"/>
                                              <w:marTop w:val="0"/>
                                              <w:marBottom w:val="0"/>
                                              <w:divBdr>
                                                <w:top w:val="none" w:sz="0" w:space="0" w:color="auto"/>
                                                <w:left w:val="none" w:sz="0" w:space="0" w:color="auto"/>
                                                <w:bottom w:val="none" w:sz="0" w:space="0" w:color="auto"/>
                                                <w:right w:val="none" w:sz="0" w:space="0" w:color="auto"/>
                                              </w:divBdr>
                                            </w:div>
                                            <w:div w:id="1748113736">
                                              <w:marLeft w:val="0"/>
                                              <w:marRight w:val="0"/>
                                              <w:marTop w:val="0"/>
                                              <w:marBottom w:val="0"/>
                                              <w:divBdr>
                                                <w:top w:val="none" w:sz="0" w:space="0" w:color="auto"/>
                                                <w:left w:val="none" w:sz="0" w:space="0" w:color="auto"/>
                                                <w:bottom w:val="none" w:sz="0" w:space="0" w:color="auto"/>
                                                <w:right w:val="none" w:sz="0" w:space="0" w:color="auto"/>
                                              </w:divBdr>
                                            </w:div>
                                            <w:div w:id="1250888823">
                                              <w:marLeft w:val="0"/>
                                              <w:marRight w:val="0"/>
                                              <w:marTop w:val="0"/>
                                              <w:marBottom w:val="0"/>
                                              <w:divBdr>
                                                <w:top w:val="none" w:sz="0" w:space="0" w:color="auto"/>
                                                <w:left w:val="none" w:sz="0" w:space="0" w:color="auto"/>
                                                <w:bottom w:val="none" w:sz="0" w:space="0" w:color="auto"/>
                                                <w:right w:val="none" w:sz="0" w:space="0" w:color="auto"/>
                                              </w:divBdr>
                                            </w:div>
                                            <w:div w:id="1224684662">
                                              <w:marLeft w:val="0"/>
                                              <w:marRight w:val="0"/>
                                              <w:marTop w:val="0"/>
                                              <w:marBottom w:val="0"/>
                                              <w:divBdr>
                                                <w:top w:val="none" w:sz="0" w:space="0" w:color="auto"/>
                                                <w:left w:val="none" w:sz="0" w:space="0" w:color="auto"/>
                                                <w:bottom w:val="none" w:sz="0" w:space="0" w:color="auto"/>
                                                <w:right w:val="none" w:sz="0" w:space="0" w:color="auto"/>
                                              </w:divBdr>
                                            </w:div>
                                            <w:div w:id="20764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704290">
                                      <w:marLeft w:val="0"/>
                                      <w:marRight w:val="0"/>
                                      <w:marTop w:val="0"/>
                                      <w:marBottom w:val="0"/>
                                      <w:divBdr>
                                        <w:top w:val="none" w:sz="0" w:space="0" w:color="auto"/>
                                        <w:left w:val="none" w:sz="0" w:space="0" w:color="auto"/>
                                        <w:bottom w:val="none" w:sz="0" w:space="0" w:color="auto"/>
                                        <w:right w:val="none" w:sz="0" w:space="0" w:color="auto"/>
                                      </w:divBdr>
                                    </w:div>
                                    <w:div w:id="1688292688">
                                      <w:marLeft w:val="0"/>
                                      <w:marRight w:val="0"/>
                                      <w:marTop w:val="0"/>
                                      <w:marBottom w:val="0"/>
                                      <w:divBdr>
                                        <w:top w:val="none" w:sz="0" w:space="0" w:color="auto"/>
                                        <w:left w:val="none" w:sz="0" w:space="0" w:color="auto"/>
                                        <w:bottom w:val="none" w:sz="0" w:space="0" w:color="auto"/>
                                        <w:right w:val="none" w:sz="0" w:space="0" w:color="auto"/>
                                      </w:divBdr>
                                      <w:divsChild>
                                        <w:div w:id="1500727954">
                                          <w:marLeft w:val="0"/>
                                          <w:marRight w:val="0"/>
                                          <w:marTop w:val="0"/>
                                          <w:marBottom w:val="0"/>
                                          <w:divBdr>
                                            <w:top w:val="none" w:sz="0" w:space="0" w:color="auto"/>
                                            <w:left w:val="none" w:sz="0" w:space="0" w:color="auto"/>
                                            <w:bottom w:val="none" w:sz="0" w:space="0" w:color="auto"/>
                                            <w:right w:val="none" w:sz="0" w:space="0" w:color="auto"/>
                                          </w:divBdr>
                                          <w:divsChild>
                                            <w:div w:id="1119841602">
                                              <w:marLeft w:val="0"/>
                                              <w:marRight w:val="0"/>
                                              <w:marTop w:val="0"/>
                                              <w:marBottom w:val="0"/>
                                              <w:divBdr>
                                                <w:top w:val="none" w:sz="0" w:space="0" w:color="auto"/>
                                                <w:left w:val="none" w:sz="0" w:space="0" w:color="auto"/>
                                                <w:bottom w:val="none" w:sz="0" w:space="0" w:color="auto"/>
                                                <w:right w:val="none" w:sz="0" w:space="0" w:color="auto"/>
                                              </w:divBdr>
                                            </w:div>
                                            <w:div w:id="1263221813">
                                              <w:marLeft w:val="0"/>
                                              <w:marRight w:val="0"/>
                                              <w:marTop w:val="0"/>
                                              <w:marBottom w:val="0"/>
                                              <w:divBdr>
                                                <w:top w:val="none" w:sz="0" w:space="0" w:color="auto"/>
                                                <w:left w:val="none" w:sz="0" w:space="0" w:color="auto"/>
                                                <w:bottom w:val="none" w:sz="0" w:space="0" w:color="auto"/>
                                                <w:right w:val="none" w:sz="0" w:space="0" w:color="auto"/>
                                              </w:divBdr>
                                            </w:div>
                                            <w:div w:id="2023435103">
                                              <w:marLeft w:val="0"/>
                                              <w:marRight w:val="0"/>
                                              <w:marTop w:val="0"/>
                                              <w:marBottom w:val="0"/>
                                              <w:divBdr>
                                                <w:top w:val="none" w:sz="0" w:space="0" w:color="auto"/>
                                                <w:left w:val="none" w:sz="0" w:space="0" w:color="auto"/>
                                                <w:bottom w:val="none" w:sz="0" w:space="0" w:color="auto"/>
                                                <w:right w:val="none" w:sz="0" w:space="0" w:color="auto"/>
                                              </w:divBdr>
                                            </w:div>
                                            <w:div w:id="656807828">
                                              <w:marLeft w:val="0"/>
                                              <w:marRight w:val="0"/>
                                              <w:marTop w:val="0"/>
                                              <w:marBottom w:val="0"/>
                                              <w:divBdr>
                                                <w:top w:val="none" w:sz="0" w:space="0" w:color="auto"/>
                                                <w:left w:val="none" w:sz="0" w:space="0" w:color="auto"/>
                                                <w:bottom w:val="none" w:sz="0" w:space="0" w:color="auto"/>
                                                <w:right w:val="none" w:sz="0" w:space="0" w:color="auto"/>
                                              </w:divBdr>
                                            </w:div>
                                            <w:div w:id="692733153">
                                              <w:marLeft w:val="0"/>
                                              <w:marRight w:val="0"/>
                                              <w:marTop w:val="0"/>
                                              <w:marBottom w:val="0"/>
                                              <w:divBdr>
                                                <w:top w:val="none" w:sz="0" w:space="0" w:color="auto"/>
                                                <w:left w:val="none" w:sz="0" w:space="0" w:color="auto"/>
                                                <w:bottom w:val="none" w:sz="0" w:space="0" w:color="auto"/>
                                                <w:right w:val="none" w:sz="0" w:space="0" w:color="auto"/>
                                              </w:divBdr>
                                            </w:div>
                                            <w:div w:id="2004696076">
                                              <w:marLeft w:val="0"/>
                                              <w:marRight w:val="0"/>
                                              <w:marTop w:val="0"/>
                                              <w:marBottom w:val="0"/>
                                              <w:divBdr>
                                                <w:top w:val="none" w:sz="0" w:space="0" w:color="auto"/>
                                                <w:left w:val="none" w:sz="0" w:space="0" w:color="auto"/>
                                                <w:bottom w:val="none" w:sz="0" w:space="0" w:color="auto"/>
                                                <w:right w:val="none" w:sz="0" w:space="0" w:color="auto"/>
                                              </w:divBdr>
                                            </w:div>
                                            <w:div w:id="2076076138">
                                              <w:marLeft w:val="0"/>
                                              <w:marRight w:val="0"/>
                                              <w:marTop w:val="0"/>
                                              <w:marBottom w:val="0"/>
                                              <w:divBdr>
                                                <w:top w:val="none" w:sz="0" w:space="0" w:color="auto"/>
                                                <w:left w:val="none" w:sz="0" w:space="0" w:color="auto"/>
                                                <w:bottom w:val="none" w:sz="0" w:space="0" w:color="auto"/>
                                                <w:right w:val="none" w:sz="0" w:space="0" w:color="auto"/>
                                              </w:divBdr>
                                            </w:div>
                                            <w:div w:id="156880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231726">
                                      <w:marLeft w:val="0"/>
                                      <w:marRight w:val="0"/>
                                      <w:marTop w:val="0"/>
                                      <w:marBottom w:val="0"/>
                                      <w:divBdr>
                                        <w:top w:val="none" w:sz="0" w:space="0" w:color="auto"/>
                                        <w:left w:val="none" w:sz="0" w:space="0" w:color="auto"/>
                                        <w:bottom w:val="none" w:sz="0" w:space="0" w:color="auto"/>
                                        <w:right w:val="none" w:sz="0" w:space="0" w:color="auto"/>
                                      </w:divBdr>
                                      <w:divsChild>
                                        <w:div w:id="1461260629">
                                          <w:marLeft w:val="0"/>
                                          <w:marRight w:val="0"/>
                                          <w:marTop w:val="0"/>
                                          <w:marBottom w:val="0"/>
                                          <w:divBdr>
                                            <w:top w:val="none" w:sz="0" w:space="0" w:color="auto"/>
                                            <w:left w:val="none" w:sz="0" w:space="0" w:color="auto"/>
                                            <w:bottom w:val="none" w:sz="0" w:space="0" w:color="auto"/>
                                            <w:right w:val="none" w:sz="0" w:space="0" w:color="auto"/>
                                          </w:divBdr>
                                          <w:divsChild>
                                            <w:div w:id="2006278970">
                                              <w:marLeft w:val="0"/>
                                              <w:marRight w:val="0"/>
                                              <w:marTop w:val="0"/>
                                              <w:marBottom w:val="0"/>
                                              <w:divBdr>
                                                <w:top w:val="none" w:sz="0" w:space="0" w:color="auto"/>
                                                <w:left w:val="none" w:sz="0" w:space="0" w:color="auto"/>
                                                <w:bottom w:val="none" w:sz="0" w:space="0" w:color="auto"/>
                                                <w:right w:val="none" w:sz="0" w:space="0" w:color="auto"/>
                                              </w:divBdr>
                                            </w:div>
                                            <w:div w:id="1659336488">
                                              <w:marLeft w:val="0"/>
                                              <w:marRight w:val="0"/>
                                              <w:marTop w:val="0"/>
                                              <w:marBottom w:val="0"/>
                                              <w:divBdr>
                                                <w:top w:val="none" w:sz="0" w:space="0" w:color="auto"/>
                                                <w:left w:val="none" w:sz="0" w:space="0" w:color="auto"/>
                                                <w:bottom w:val="none" w:sz="0" w:space="0" w:color="auto"/>
                                                <w:right w:val="none" w:sz="0" w:space="0" w:color="auto"/>
                                              </w:divBdr>
                                            </w:div>
                                            <w:div w:id="217205637">
                                              <w:marLeft w:val="0"/>
                                              <w:marRight w:val="0"/>
                                              <w:marTop w:val="0"/>
                                              <w:marBottom w:val="0"/>
                                              <w:divBdr>
                                                <w:top w:val="none" w:sz="0" w:space="0" w:color="auto"/>
                                                <w:left w:val="none" w:sz="0" w:space="0" w:color="auto"/>
                                                <w:bottom w:val="none" w:sz="0" w:space="0" w:color="auto"/>
                                                <w:right w:val="none" w:sz="0" w:space="0" w:color="auto"/>
                                              </w:divBdr>
                                            </w:div>
                                            <w:div w:id="1923099209">
                                              <w:marLeft w:val="0"/>
                                              <w:marRight w:val="0"/>
                                              <w:marTop w:val="0"/>
                                              <w:marBottom w:val="0"/>
                                              <w:divBdr>
                                                <w:top w:val="none" w:sz="0" w:space="0" w:color="auto"/>
                                                <w:left w:val="none" w:sz="0" w:space="0" w:color="auto"/>
                                                <w:bottom w:val="none" w:sz="0" w:space="0" w:color="auto"/>
                                                <w:right w:val="none" w:sz="0" w:space="0" w:color="auto"/>
                                              </w:divBdr>
                                            </w:div>
                                            <w:div w:id="745304879">
                                              <w:marLeft w:val="0"/>
                                              <w:marRight w:val="0"/>
                                              <w:marTop w:val="0"/>
                                              <w:marBottom w:val="0"/>
                                              <w:divBdr>
                                                <w:top w:val="none" w:sz="0" w:space="0" w:color="auto"/>
                                                <w:left w:val="none" w:sz="0" w:space="0" w:color="auto"/>
                                                <w:bottom w:val="none" w:sz="0" w:space="0" w:color="auto"/>
                                                <w:right w:val="none" w:sz="0" w:space="0" w:color="auto"/>
                                              </w:divBdr>
                                            </w:div>
                                            <w:div w:id="123617198">
                                              <w:marLeft w:val="0"/>
                                              <w:marRight w:val="0"/>
                                              <w:marTop w:val="0"/>
                                              <w:marBottom w:val="0"/>
                                              <w:divBdr>
                                                <w:top w:val="none" w:sz="0" w:space="0" w:color="auto"/>
                                                <w:left w:val="none" w:sz="0" w:space="0" w:color="auto"/>
                                                <w:bottom w:val="none" w:sz="0" w:space="0" w:color="auto"/>
                                                <w:right w:val="none" w:sz="0" w:space="0" w:color="auto"/>
                                              </w:divBdr>
                                            </w:div>
                                            <w:div w:id="1886521099">
                                              <w:marLeft w:val="0"/>
                                              <w:marRight w:val="0"/>
                                              <w:marTop w:val="0"/>
                                              <w:marBottom w:val="0"/>
                                              <w:divBdr>
                                                <w:top w:val="none" w:sz="0" w:space="0" w:color="auto"/>
                                                <w:left w:val="none" w:sz="0" w:space="0" w:color="auto"/>
                                                <w:bottom w:val="none" w:sz="0" w:space="0" w:color="auto"/>
                                                <w:right w:val="none" w:sz="0" w:space="0" w:color="auto"/>
                                              </w:divBdr>
                                            </w:div>
                                            <w:div w:id="76171069">
                                              <w:marLeft w:val="0"/>
                                              <w:marRight w:val="0"/>
                                              <w:marTop w:val="0"/>
                                              <w:marBottom w:val="0"/>
                                              <w:divBdr>
                                                <w:top w:val="none" w:sz="0" w:space="0" w:color="auto"/>
                                                <w:left w:val="none" w:sz="0" w:space="0" w:color="auto"/>
                                                <w:bottom w:val="none" w:sz="0" w:space="0" w:color="auto"/>
                                                <w:right w:val="none" w:sz="0" w:space="0" w:color="auto"/>
                                              </w:divBdr>
                                            </w:div>
                                            <w:div w:id="78265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214567">
                                      <w:marLeft w:val="0"/>
                                      <w:marRight w:val="0"/>
                                      <w:marTop w:val="0"/>
                                      <w:marBottom w:val="0"/>
                                      <w:divBdr>
                                        <w:top w:val="none" w:sz="0" w:space="0" w:color="auto"/>
                                        <w:left w:val="none" w:sz="0" w:space="0" w:color="auto"/>
                                        <w:bottom w:val="none" w:sz="0" w:space="0" w:color="auto"/>
                                        <w:right w:val="none" w:sz="0" w:space="0" w:color="auto"/>
                                      </w:divBdr>
                                      <w:divsChild>
                                        <w:div w:id="156769377">
                                          <w:marLeft w:val="0"/>
                                          <w:marRight w:val="0"/>
                                          <w:marTop w:val="0"/>
                                          <w:marBottom w:val="0"/>
                                          <w:divBdr>
                                            <w:top w:val="none" w:sz="0" w:space="0" w:color="auto"/>
                                            <w:left w:val="none" w:sz="0" w:space="0" w:color="auto"/>
                                            <w:bottom w:val="none" w:sz="0" w:space="0" w:color="auto"/>
                                            <w:right w:val="none" w:sz="0" w:space="0" w:color="auto"/>
                                          </w:divBdr>
                                          <w:divsChild>
                                            <w:div w:id="12536454">
                                              <w:marLeft w:val="0"/>
                                              <w:marRight w:val="0"/>
                                              <w:marTop w:val="0"/>
                                              <w:marBottom w:val="0"/>
                                              <w:divBdr>
                                                <w:top w:val="none" w:sz="0" w:space="0" w:color="auto"/>
                                                <w:left w:val="none" w:sz="0" w:space="0" w:color="auto"/>
                                                <w:bottom w:val="none" w:sz="0" w:space="0" w:color="auto"/>
                                                <w:right w:val="none" w:sz="0" w:space="0" w:color="auto"/>
                                              </w:divBdr>
                                            </w:div>
                                            <w:div w:id="1545603736">
                                              <w:marLeft w:val="0"/>
                                              <w:marRight w:val="0"/>
                                              <w:marTop w:val="0"/>
                                              <w:marBottom w:val="0"/>
                                              <w:divBdr>
                                                <w:top w:val="none" w:sz="0" w:space="0" w:color="auto"/>
                                                <w:left w:val="none" w:sz="0" w:space="0" w:color="auto"/>
                                                <w:bottom w:val="none" w:sz="0" w:space="0" w:color="auto"/>
                                                <w:right w:val="none" w:sz="0" w:space="0" w:color="auto"/>
                                              </w:divBdr>
                                            </w:div>
                                            <w:div w:id="986980084">
                                              <w:marLeft w:val="0"/>
                                              <w:marRight w:val="0"/>
                                              <w:marTop w:val="0"/>
                                              <w:marBottom w:val="0"/>
                                              <w:divBdr>
                                                <w:top w:val="none" w:sz="0" w:space="0" w:color="auto"/>
                                                <w:left w:val="none" w:sz="0" w:space="0" w:color="auto"/>
                                                <w:bottom w:val="none" w:sz="0" w:space="0" w:color="auto"/>
                                                <w:right w:val="none" w:sz="0" w:space="0" w:color="auto"/>
                                              </w:divBdr>
                                            </w:div>
                                            <w:div w:id="261306249">
                                              <w:marLeft w:val="0"/>
                                              <w:marRight w:val="0"/>
                                              <w:marTop w:val="0"/>
                                              <w:marBottom w:val="0"/>
                                              <w:divBdr>
                                                <w:top w:val="none" w:sz="0" w:space="0" w:color="auto"/>
                                                <w:left w:val="none" w:sz="0" w:space="0" w:color="auto"/>
                                                <w:bottom w:val="none" w:sz="0" w:space="0" w:color="auto"/>
                                                <w:right w:val="none" w:sz="0" w:space="0" w:color="auto"/>
                                              </w:divBdr>
                                            </w:div>
                                            <w:div w:id="711077271">
                                              <w:marLeft w:val="0"/>
                                              <w:marRight w:val="0"/>
                                              <w:marTop w:val="0"/>
                                              <w:marBottom w:val="0"/>
                                              <w:divBdr>
                                                <w:top w:val="none" w:sz="0" w:space="0" w:color="auto"/>
                                                <w:left w:val="none" w:sz="0" w:space="0" w:color="auto"/>
                                                <w:bottom w:val="none" w:sz="0" w:space="0" w:color="auto"/>
                                                <w:right w:val="none" w:sz="0" w:space="0" w:color="auto"/>
                                              </w:divBdr>
                                            </w:div>
                                            <w:div w:id="1626541256">
                                              <w:marLeft w:val="0"/>
                                              <w:marRight w:val="0"/>
                                              <w:marTop w:val="0"/>
                                              <w:marBottom w:val="0"/>
                                              <w:divBdr>
                                                <w:top w:val="none" w:sz="0" w:space="0" w:color="auto"/>
                                                <w:left w:val="none" w:sz="0" w:space="0" w:color="auto"/>
                                                <w:bottom w:val="none" w:sz="0" w:space="0" w:color="auto"/>
                                                <w:right w:val="none" w:sz="0" w:space="0" w:color="auto"/>
                                              </w:divBdr>
                                            </w:div>
                                            <w:div w:id="193142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011279">
                                      <w:marLeft w:val="0"/>
                                      <w:marRight w:val="0"/>
                                      <w:marTop w:val="0"/>
                                      <w:marBottom w:val="0"/>
                                      <w:divBdr>
                                        <w:top w:val="none" w:sz="0" w:space="0" w:color="auto"/>
                                        <w:left w:val="none" w:sz="0" w:space="0" w:color="auto"/>
                                        <w:bottom w:val="none" w:sz="0" w:space="0" w:color="auto"/>
                                        <w:right w:val="none" w:sz="0" w:space="0" w:color="auto"/>
                                      </w:divBdr>
                                      <w:divsChild>
                                        <w:div w:id="103965995">
                                          <w:marLeft w:val="0"/>
                                          <w:marRight w:val="0"/>
                                          <w:marTop w:val="0"/>
                                          <w:marBottom w:val="0"/>
                                          <w:divBdr>
                                            <w:top w:val="none" w:sz="0" w:space="0" w:color="auto"/>
                                            <w:left w:val="none" w:sz="0" w:space="0" w:color="auto"/>
                                            <w:bottom w:val="none" w:sz="0" w:space="0" w:color="auto"/>
                                            <w:right w:val="none" w:sz="0" w:space="0" w:color="auto"/>
                                          </w:divBdr>
                                          <w:divsChild>
                                            <w:div w:id="1696467654">
                                              <w:marLeft w:val="0"/>
                                              <w:marRight w:val="0"/>
                                              <w:marTop w:val="0"/>
                                              <w:marBottom w:val="0"/>
                                              <w:divBdr>
                                                <w:top w:val="none" w:sz="0" w:space="0" w:color="auto"/>
                                                <w:left w:val="none" w:sz="0" w:space="0" w:color="auto"/>
                                                <w:bottom w:val="none" w:sz="0" w:space="0" w:color="auto"/>
                                                <w:right w:val="none" w:sz="0" w:space="0" w:color="auto"/>
                                              </w:divBdr>
                                            </w:div>
                                            <w:div w:id="944925939">
                                              <w:marLeft w:val="0"/>
                                              <w:marRight w:val="0"/>
                                              <w:marTop w:val="0"/>
                                              <w:marBottom w:val="0"/>
                                              <w:divBdr>
                                                <w:top w:val="none" w:sz="0" w:space="0" w:color="auto"/>
                                                <w:left w:val="none" w:sz="0" w:space="0" w:color="auto"/>
                                                <w:bottom w:val="none" w:sz="0" w:space="0" w:color="auto"/>
                                                <w:right w:val="none" w:sz="0" w:space="0" w:color="auto"/>
                                              </w:divBdr>
                                            </w:div>
                                            <w:div w:id="1241797046">
                                              <w:marLeft w:val="0"/>
                                              <w:marRight w:val="0"/>
                                              <w:marTop w:val="0"/>
                                              <w:marBottom w:val="0"/>
                                              <w:divBdr>
                                                <w:top w:val="none" w:sz="0" w:space="0" w:color="auto"/>
                                                <w:left w:val="none" w:sz="0" w:space="0" w:color="auto"/>
                                                <w:bottom w:val="none" w:sz="0" w:space="0" w:color="auto"/>
                                                <w:right w:val="none" w:sz="0" w:space="0" w:color="auto"/>
                                              </w:divBdr>
                                            </w:div>
                                            <w:div w:id="1322655313">
                                              <w:marLeft w:val="0"/>
                                              <w:marRight w:val="0"/>
                                              <w:marTop w:val="0"/>
                                              <w:marBottom w:val="0"/>
                                              <w:divBdr>
                                                <w:top w:val="none" w:sz="0" w:space="0" w:color="auto"/>
                                                <w:left w:val="none" w:sz="0" w:space="0" w:color="auto"/>
                                                <w:bottom w:val="none" w:sz="0" w:space="0" w:color="auto"/>
                                                <w:right w:val="none" w:sz="0" w:space="0" w:color="auto"/>
                                              </w:divBdr>
                                            </w:div>
                                            <w:div w:id="1582983088">
                                              <w:marLeft w:val="0"/>
                                              <w:marRight w:val="0"/>
                                              <w:marTop w:val="0"/>
                                              <w:marBottom w:val="0"/>
                                              <w:divBdr>
                                                <w:top w:val="none" w:sz="0" w:space="0" w:color="auto"/>
                                                <w:left w:val="none" w:sz="0" w:space="0" w:color="auto"/>
                                                <w:bottom w:val="none" w:sz="0" w:space="0" w:color="auto"/>
                                                <w:right w:val="none" w:sz="0" w:space="0" w:color="auto"/>
                                              </w:divBdr>
                                            </w:div>
                                            <w:div w:id="1816069916">
                                              <w:marLeft w:val="0"/>
                                              <w:marRight w:val="0"/>
                                              <w:marTop w:val="0"/>
                                              <w:marBottom w:val="0"/>
                                              <w:divBdr>
                                                <w:top w:val="none" w:sz="0" w:space="0" w:color="auto"/>
                                                <w:left w:val="none" w:sz="0" w:space="0" w:color="auto"/>
                                                <w:bottom w:val="none" w:sz="0" w:space="0" w:color="auto"/>
                                                <w:right w:val="none" w:sz="0" w:space="0" w:color="auto"/>
                                              </w:divBdr>
                                            </w:div>
                                            <w:div w:id="1411082737">
                                              <w:marLeft w:val="0"/>
                                              <w:marRight w:val="0"/>
                                              <w:marTop w:val="0"/>
                                              <w:marBottom w:val="0"/>
                                              <w:divBdr>
                                                <w:top w:val="none" w:sz="0" w:space="0" w:color="auto"/>
                                                <w:left w:val="none" w:sz="0" w:space="0" w:color="auto"/>
                                                <w:bottom w:val="none" w:sz="0" w:space="0" w:color="auto"/>
                                                <w:right w:val="none" w:sz="0" w:space="0" w:color="auto"/>
                                              </w:divBdr>
                                            </w:div>
                                            <w:div w:id="1480926994">
                                              <w:marLeft w:val="0"/>
                                              <w:marRight w:val="0"/>
                                              <w:marTop w:val="0"/>
                                              <w:marBottom w:val="0"/>
                                              <w:divBdr>
                                                <w:top w:val="none" w:sz="0" w:space="0" w:color="auto"/>
                                                <w:left w:val="none" w:sz="0" w:space="0" w:color="auto"/>
                                                <w:bottom w:val="none" w:sz="0" w:space="0" w:color="auto"/>
                                                <w:right w:val="none" w:sz="0" w:space="0" w:color="auto"/>
                                              </w:divBdr>
                                            </w:div>
                                            <w:div w:id="781459251">
                                              <w:marLeft w:val="0"/>
                                              <w:marRight w:val="0"/>
                                              <w:marTop w:val="0"/>
                                              <w:marBottom w:val="0"/>
                                              <w:divBdr>
                                                <w:top w:val="none" w:sz="0" w:space="0" w:color="auto"/>
                                                <w:left w:val="none" w:sz="0" w:space="0" w:color="auto"/>
                                                <w:bottom w:val="none" w:sz="0" w:space="0" w:color="auto"/>
                                                <w:right w:val="none" w:sz="0" w:space="0" w:color="auto"/>
                                              </w:divBdr>
                                            </w:div>
                                            <w:div w:id="1501309482">
                                              <w:marLeft w:val="0"/>
                                              <w:marRight w:val="0"/>
                                              <w:marTop w:val="0"/>
                                              <w:marBottom w:val="0"/>
                                              <w:divBdr>
                                                <w:top w:val="none" w:sz="0" w:space="0" w:color="auto"/>
                                                <w:left w:val="none" w:sz="0" w:space="0" w:color="auto"/>
                                                <w:bottom w:val="none" w:sz="0" w:space="0" w:color="auto"/>
                                                <w:right w:val="none" w:sz="0" w:space="0" w:color="auto"/>
                                              </w:divBdr>
                                            </w:div>
                                            <w:div w:id="2076315477">
                                              <w:marLeft w:val="0"/>
                                              <w:marRight w:val="0"/>
                                              <w:marTop w:val="0"/>
                                              <w:marBottom w:val="0"/>
                                              <w:divBdr>
                                                <w:top w:val="none" w:sz="0" w:space="0" w:color="auto"/>
                                                <w:left w:val="none" w:sz="0" w:space="0" w:color="auto"/>
                                                <w:bottom w:val="none" w:sz="0" w:space="0" w:color="auto"/>
                                                <w:right w:val="none" w:sz="0" w:space="0" w:color="auto"/>
                                              </w:divBdr>
                                            </w:div>
                                            <w:div w:id="1900937464">
                                              <w:marLeft w:val="0"/>
                                              <w:marRight w:val="0"/>
                                              <w:marTop w:val="0"/>
                                              <w:marBottom w:val="0"/>
                                              <w:divBdr>
                                                <w:top w:val="none" w:sz="0" w:space="0" w:color="auto"/>
                                                <w:left w:val="none" w:sz="0" w:space="0" w:color="auto"/>
                                                <w:bottom w:val="none" w:sz="0" w:space="0" w:color="auto"/>
                                                <w:right w:val="none" w:sz="0" w:space="0" w:color="auto"/>
                                              </w:divBdr>
                                            </w:div>
                                            <w:div w:id="898826602">
                                              <w:marLeft w:val="0"/>
                                              <w:marRight w:val="0"/>
                                              <w:marTop w:val="0"/>
                                              <w:marBottom w:val="0"/>
                                              <w:divBdr>
                                                <w:top w:val="none" w:sz="0" w:space="0" w:color="auto"/>
                                                <w:left w:val="none" w:sz="0" w:space="0" w:color="auto"/>
                                                <w:bottom w:val="none" w:sz="0" w:space="0" w:color="auto"/>
                                                <w:right w:val="none" w:sz="0" w:space="0" w:color="auto"/>
                                              </w:divBdr>
                                            </w:div>
                                            <w:div w:id="148288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51084">
                                      <w:marLeft w:val="0"/>
                                      <w:marRight w:val="0"/>
                                      <w:marTop w:val="0"/>
                                      <w:marBottom w:val="0"/>
                                      <w:divBdr>
                                        <w:top w:val="none" w:sz="0" w:space="0" w:color="auto"/>
                                        <w:left w:val="none" w:sz="0" w:space="0" w:color="auto"/>
                                        <w:bottom w:val="none" w:sz="0" w:space="0" w:color="auto"/>
                                        <w:right w:val="none" w:sz="0" w:space="0" w:color="auto"/>
                                      </w:divBdr>
                                      <w:divsChild>
                                        <w:div w:id="1917203183">
                                          <w:marLeft w:val="0"/>
                                          <w:marRight w:val="0"/>
                                          <w:marTop w:val="0"/>
                                          <w:marBottom w:val="0"/>
                                          <w:divBdr>
                                            <w:top w:val="none" w:sz="0" w:space="0" w:color="auto"/>
                                            <w:left w:val="none" w:sz="0" w:space="0" w:color="auto"/>
                                            <w:bottom w:val="none" w:sz="0" w:space="0" w:color="auto"/>
                                            <w:right w:val="none" w:sz="0" w:space="0" w:color="auto"/>
                                          </w:divBdr>
                                          <w:divsChild>
                                            <w:div w:id="493570612">
                                              <w:marLeft w:val="0"/>
                                              <w:marRight w:val="0"/>
                                              <w:marTop w:val="0"/>
                                              <w:marBottom w:val="0"/>
                                              <w:divBdr>
                                                <w:top w:val="none" w:sz="0" w:space="0" w:color="auto"/>
                                                <w:left w:val="none" w:sz="0" w:space="0" w:color="auto"/>
                                                <w:bottom w:val="none" w:sz="0" w:space="0" w:color="auto"/>
                                                <w:right w:val="none" w:sz="0" w:space="0" w:color="auto"/>
                                              </w:divBdr>
                                            </w:div>
                                            <w:div w:id="736246312">
                                              <w:marLeft w:val="0"/>
                                              <w:marRight w:val="0"/>
                                              <w:marTop w:val="0"/>
                                              <w:marBottom w:val="0"/>
                                              <w:divBdr>
                                                <w:top w:val="none" w:sz="0" w:space="0" w:color="auto"/>
                                                <w:left w:val="none" w:sz="0" w:space="0" w:color="auto"/>
                                                <w:bottom w:val="none" w:sz="0" w:space="0" w:color="auto"/>
                                                <w:right w:val="none" w:sz="0" w:space="0" w:color="auto"/>
                                              </w:divBdr>
                                            </w:div>
                                            <w:div w:id="162754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37559">
                                      <w:marLeft w:val="0"/>
                                      <w:marRight w:val="0"/>
                                      <w:marTop w:val="0"/>
                                      <w:marBottom w:val="0"/>
                                      <w:divBdr>
                                        <w:top w:val="none" w:sz="0" w:space="0" w:color="auto"/>
                                        <w:left w:val="none" w:sz="0" w:space="0" w:color="auto"/>
                                        <w:bottom w:val="none" w:sz="0" w:space="0" w:color="auto"/>
                                        <w:right w:val="none" w:sz="0" w:space="0" w:color="auto"/>
                                      </w:divBdr>
                                    </w:div>
                                    <w:div w:id="1360856617">
                                      <w:marLeft w:val="0"/>
                                      <w:marRight w:val="0"/>
                                      <w:marTop w:val="0"/>
                                      <w:marBottom w:val="0"/>
                                      <w:divBdr>
                                        <w:top w:val="none" w:sz="0" w:space="0" w:color="auto"/>
                                        <w:left w:val="none" w:sz="0" w:space="0" w:color="auto"/>
                                        <w:bottom w:val="none" w:sz="0" w:space="0" w:color="auto"/>
                                        <w:right w:val="none" w:sz="0" w:space="0" w:color="auto"/>
                                      </w:divBdr>
                                    </w:div>
                                    <w:div w:id="1571843286">
                                      <w:marLeft w:val="0"/>
                                      <w:marRight w:val="0"/>
                                      <w:marTop w:val="0"/>
                                      <w:marBottom w:val="0"/>
                                      <w:divBdr>
                                        <w:top w:val="none" w:sz="0" w:space="0" w:color="auto"/>
                                        <w:left w:val="none" w:sz="0" w:space="0" w:color="auto"/>
                                        <w:bottom w:val="none" w:sz="0" w:space="0" w:color="auto"/>
                                        <w:right w:val="none" w:sz="0" w:space="0" w:color="auto"/>
                                      </w:divBdr>
                                    </w:div>
                                    <w:div w:id="318310918">
                                      <w:marLeft w:val="0"/>
                                      <w:marRight w:val="0"/>
                                      <w:marTop w:val="0"/>
                                      <w:marBottom w:val="0"/>
                                      <w:divBdr>
                                        <w:top w:val="none" w:sz="0" w:space="0" w:color="auto"/>
                                        <w:left w:val="none" w:sz="0" w:space="0" w:color="auto"/>
                                        <w:bottom w:val="none" w:sz="0" w:space="0" w:color="auto"/>
                                        <w:right w:val="none" w:sz="0" w:space="0" w:color="auto"/>
                                      </w:divBdr>
                                    </w:div>
                                    <w:div w:id="646396949">
                                      <w:marLeft w:val="0"/>
                                      <w:marRight w:val="0"/>
                                      <w:marTop w:val="0"/>
                                      <w:marBottom w:val="0"/>
                                      <w:divBdr>
                                        <w:top w:val="none" w:sz="0" w:space="0" w:color="auto"/>
                                        <w:left w:val="none" w:sz="0" w:space="0" w:color="auto"/>
                                        <w:bottom w:val="none" w:sz="0" w:space="0" w:color="auto"/>
                                        <w:right w:val="none" w:sz="0" w:space="0" w:color="auto"/>
                                      </w:divBdr>
                                      <w:divsChild>
                                        <w:div w:id="2121803363">
                                          <w:marLeft w:val="0"/>
                                          <w:marRight w:val="0"/>
                                          <w:marTop w:val="0"/>
                                          <w:marBottom w:val="0"/>
                                          <w:divBdr>
                                            <w:top w:val="none" w:sz="0" w:space="0" w:color="auto"/>
                                            <w:left w:val="none" w:sz="0" w:space="0" w:color="auto"/>
                                            <w:bottom w:val="none" w:sz="0" w:space="0" w:color="auto"/>
                                            <w:right w:val="none" w:sz="0" w:space="0" w:color="auto"/>
                                          </w:divBdr>
                                          <w:divsChild>
                                            <w:div w:id="724379547">
                                              <w:marLeft w:val="0"/>
                                              <w:marRight w:val="0"/>
                                              <w:marTop w:val="0"/>
                                              <w:marBottom w:val="0"/>
                                              <w:divBdr>
                                                <w:top w:val="none" w:sz="0" w:space="0" w:color="auto"/>
                                                <w:left w:val="none" w:sz="0" w:space="0" w:color="auto"/>
                                                <w:bottom w:val="none" w:sz="0" w:space="0" w:color="auto"/>
                                                <w:right w:val="none" w:sz="0" w:space="0" w:color="auto"/>
                                              </w:divBdr>
                                            </w:div>
                                            <w:div w:id="827523774">
                                              <w:marLeft w:val="0"/>
                                              <w:marRight w:val="0"/>
                                              <w:marTop w:val="0"/>
                                              <w:marBottom w:val="0"/>
                                              <w:divBdr>
                                                <w:top w:val="none" w:sz="0" w:space="0" w:color="auto"/>
                                                <w:left w:val="none" w:sz="0" w:space="0" w:color="auto"/>
                                                <w:bottom w:val="none" w:sz="0" w:space="0" w:color="auto"/>
                                                <w:right w:val="none" w:sz="0" w:space="0" w:color="auto"/>
                                              </w:divBdr>
                                            </w:div>
                                            <w:div w:id="80982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97383">
                                      <w:marLeft w:val="0"/>
                                      <w:marRight w:val="0"/>
                                      <w:marTop w:val="0"/>
                                      <w:marBottom w:val="0"/>
                                      <w:divBdr>
                                        <w:top w:val="none" w:sz="0" w:space="0" w:color="auto"/>
                                        <w:left w:val="none" w:sz="0" w:space="0" w:color="auto"/>
                                        <w:bottom w:val="none" w:sz="0" w:space="0" w:color="auto"/>
                                        <w:right w:val="none" w:sz="0" w:space="0" w:color="auto"/>
                                      </w:divBdr>
                                    </w:div>
                                    <w:div w:id="1013142540">
                                      <w:marLeft w:val="0"/>
                                      <w:marRight w:val="0"/>
                                      <w:marTop w:val="0"/>
                                      <w:marBottom w:val="0"/>
                                      <w:divBdr>
                                        <w:top w:val="none" w:sz="0" w:space="0" w:color="auto"/>
                                        <w:left w:val="none" w:sz="0" w:space="0" w:color="auto"/>
                                        <w:bottom w:val="none" w:sz="0" w:space="0" w:color="auto"/>
                                        <w:right w:val="none" w:sz="0" w:space="0" w:color="auto"/>
                                      </w:divBdr>
                                    </w:div>
                                    <w:div w:id="1129710017">
                                      <w:marLeft w:val="0"/>
                                      <w:marRight w:val="0"/>
                                      <w:marTop w:val="0"/>
                                      <w:marBottom w:val="0"/>
                                      <w:divBdr>
                                        <w:top w:val="none" w:sz="0" w:space="0" w:color="auto"/>
                                        <w:left w:val="none" w:sz="0" w:space="0" w:color="auto"/>
                                        <w:bottom w:val="none" w:sz="0" w:space="0" w:color="auto"/>
                                        <w:right w:val="none" w:sz="0" w:space="0" w:color="auto"/>
                                      </w:divBdr>
                                    </w:div>
                                    <w:div w:id="1598900845">
                                      <w:marLeft w:val="0"/>
                                      <w:marRight w:val="0"/>
                                      <w:marTop w:val="0"/>
                                      <w:marBottom w:val="0"/>
                                      <w:divBdr>
                                        <w:top w:val="none" w:sz="0" w:space="0" w:color="auto"/>
                                        <w:left w:val="none" w:sz="0" w:space="0" w:color="auto"/>
                                        <w:bottom w:val="none" w:sz="0" w:space="0" w:color="auto"/>
                                        <w:right w:val="none" w:sz="0" w:space="0" w:color="auto"/>
                                      </w:divBdr>
                                    </w:div>
                                    <w:div w:id="1297032960">
                                      <w:marLeft w:val="0"/>
                                      <w:marRight w:val="0"/>
                                      <w:marTop w:val="0"/>
                                      <w:marBottom w:val="0"/>
                                      <w:divBdr>
                                        <w:top w:val="none" w:sz="0" w:space="0" w:color="auto"/>
                                        <w:left w:val="none" w:sz="0" w:space="0" w:color="auto"/>
                                        <w:bottom w:val="none" w:sz="0" w:space="0" w:color="auto"/>
                                        <w:right w:val="none" w:sz="0" w:space="0" w:color="auto"/>
                                      </w:divBdr>
                                    </w:div>
                                    <w:div w:id="252132282">
                                      <w:marLeft w:val="0"/>
                                      <w:marRight w:val="0"/>
                                      <w:marTop w:val="0"/>
                                      <w:marBottom w:val="0"/>
                                      <w:divBdr>
                                        <w:top w:val="none" w:sz="0" w:space="0" w:color="auto"/>
                                        <w:left w:val="none" w:sz="0" w:space="0" w:color="auto"/>
                                        <w:bottom w:val="none" w:sz="0" w:space="0" w:color="auto"/>
                                        <w:right w:val="none" w:sz="0" w:space="0" w:color="auto"/>
                                      </w:divBdr>
                                    </w:div>
                                    <w:div w:id="1723483959">
                                      <w:marLeft w:val="0"/>
                                      <w:marRight w:val="0"/>
                                      <w:marTop w:val="0"/>
                                      <w:marBottom w:val="0"/>
                                      <w:divBdr>
                                        <w:top w:val="none" w:sz="0" w:space="0" w:color="auto"/>
                                        <w:left w:val="none" w:sz="0" w:space="0" w:color="auto"/>
                                        <w:bottom w:val="none" w:sz="0" w:space="0" w:color="auto"/>
                                        <w:right w:val="none" w:sz="0" w:space="0" w:color="auto"/>
                                      </w:divBdr>
                                      <w:divsChild>
                                        <w:div w:id="968781377">
                                          <w:marLeft w:val="0"/>
                                          <w:marRight w:val="0"/>
                                          <w:marTop w:val="0"/>
                                          <w:marBottom w:val="0"/>
                                          <w:divBdr>
                                            <w:top w:val="none" w:sz="0" w:space="0" w:color="auto"/>
                                            <w:left w:val="none" w:sz="0" w:space="0" w:color="auto"/>
                                            <w:bottom w:val="none" w:sz="0" w:space="0" w:color="auto"/>
                                            <w:right w:val="none" w:sz="0" w:space="0" w:color="auto"/>
                                          </w:divBdr>
                                          <w:divsChild>
                                            <w:div w:id="36898808">
                                              <w:marLeft w:val="0"/>
                                              <w:marRight w:val="0"/>
                                              <w:marTop w:val="0"/>
                                              <w:marBottom w:val="0"/>
                                              <w:divBdr>
                                                <w:top w:val="none" w:sz="0" w:space="0" w:color="auto"/>
                                                <w:left w:val="none" w:sz="0" w:space="0" w:color="auto"/>
                                                <w:bottom w:val="none" w:sz="0" w:space="0" w:color="auto"/>
                                                <w:right w:val="none" w:sz="0" w:space="0" w:color="auto"/>
                                              </w:divBdr>
                                            </w:div>
                                            <w:div w:id="1195339466">
                                              <w:marLeft w:val="0"/>
                                              <w:marRight w:val="0"/>
                                              <w:marTop w:val="0"/>
                                              <w:marBottom w:val="0"/>
                                              <w:divBdr>
                                                <w:top w:val="none" w:sz="0" w:space="0" w:color="auto"/>
                                                <w:left w:val="none" w:sz="0" w:space="0" w:color="auto"/>
                                                <w:bottom w:val="none" w:sz="0" w:space="0" w:color="auto"/>
                                                <w:right w:val="none" w:sz="0" w:space="0" w:color="auto"/>
                                              </w:divBdr>
                                            </w:div>
                                            <w:div w:id="787968152">
                                              <w:marLeft w:val="0"/>
                                              <w:marRight w:val="0"/>
                                              <w:marTop w:val="0"/>
                                              <w:marBottom w:val="0"/>
                                              <w:divBdr>
                                                <w:top w:val="none" w:sz="0" w:space="0" w:color="auto"/>
                                                <w:left w:val="none" w:sz="0" w:space="0" w:color="auto"/>
                                                <w:bottom w:val="none" w:sz="0" w:space="0" w:color="auto"/>
                                                <w:right w:val="none" w:sz="0" w:space="0" w:color="auto"/>
                                              </w:divBdr>
                                            </w:div>
                                            <w:div w:id="71755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25149">
                                      <w:marLeft w:val="0"/>
                                      <w:marRight w:val="0"/>
                                      <w:marTop w:val="0"/>
                                      <w:marBottom w:val="0"/>
                                      <w:divBdr>
                                        <w:top w:val="none" w:sz="0" w:space="0" w:color="auto"/>
                                        <w:left w:val="none" w:sz="0" w:space="0" w:color="auto"/>
                                        <w:bottom w:val="none" w:sz="0" w:space="0" w:color="auto"/>
                                        <w:right w:val="none" w:sz="0" w:space="0" w:color="auto"/>
                                      </w:divBdr>
                                    </w:div>
                                    <w:div w:id="471286528">
                                      <w:marLeft w:val="0"/>
                                      <w:marRight w:val="0"/>
                                      <w:marTop w:val="0"/>
                                      <w:marBottom w:val="0"/>
                                      <w:divBdr>
                                        <w:top w:val="none" w:sz="0" w:space="0" w:color="auto"/>
                                        <w:left w:val="none" w:sz="0" w:space="0" w:color="auto"/>
                                        <w:bottom w:val="none" w:sz="0" w:space="0" w:color="auto"/>
                                        <w:right w:val="none" w:sz="0" w:space="0" w:color="auto"/>
                                      </w:divBdr>
                                    </w:div>
                                    <w:div w:id="1952007381">
                                      <w:marLeft w:val="0"/>
                                      <w:marRight w:val="0"/>
                                      <w:marTop w:val="0"/>
                                      <w:marBottom w:val="0"/>
                                      <w:divBdr>
                                        <w:top w:val="none" w:sz="0" w:space="0" w:color="auto"/>
                                        <w:left w:val="none" w:sz="0" w:space="0" w:color="auto"/>
                                        <w:bottom w:val="none" w:sz="0" w:space="0" w:color="auto"/>
                                        <w:right w:val="none" w:sz="0" w:space="0" w:color="auto"/>
                                      </w:divBdr>
                                    </w:div>
                                    <w:div w:id="1239947164">
                                      <w:marLeft w:val="0"/>
                                      <w:marRight w:val="0"/>
                                      <w:marTop w:val="0"/>
                                      <w:marBottom w:val="0"/>
                                      <w:divBdr>
                                        <w:top w:val="none" w:sz="0" w:space="0" w:color="auto"/>
                                        <w:left w:val="none" w:sz="0" w:space="0" w:color="auto"/>
                                        <w:bottom w:val="none" w:sz="0" w:space="0" w:color="auto"/>
                                        <w:right w:val="none" w:sz="0" w:space="0" w:color="auto"/>
                                      </w:divBdr>
                                      <w:divsChild>
                                        <w:div w:id="1350836458">
                                          <w:marLeft w:val="0"/>
                                          <w:marRight w:val="0"/>
                                          <w:marTop w:val="0"/>
                                          <w:marBottom w:val="0"/>
                                          <w:divBdr>
                                            <w:top w:val="none" w:sz="0" w:space="0" w:color="auto"/>
                                            <w:left w:val="none" w:sz="0" w:space="0" w:color="auto"/>
                                            <w:bottom w:val="none" w:sz="0" w:space="0" w:color="auto"/>
                                            <w:right w:val="none" w:sz="0" w:space="0" w:color="auto"/>
                                          </w:divBdr>
                                          <w:divsChild>
                                            <w:div w:id="923538971">
                                              <w:marLeft w:val="0"/>
                                              <w:marRight w:val="0"/>
                                              <w:marTop w:val="0"/>
                                              <w:marBottom w:val="0"/>
                                              <w:divBdr>
                                                <w:top w:val="none" w:sz="0" w:space="0" w:color="auto"/>
                                                <w:left w:val="none" w:sz="0" w:space="0" w:color="auto"/>
                                                <w:bottom w:val="none" w:sz="0" w:space="0" w:color="auto"/>
                                                <w:right w:val="none" w:sz="0" w:space="0" w:color="auto"/>
                                              </w:divBdr>
                                            </w:div>
                                            <w:div w:id="1922838041">
                                              <w:marLeft w:val="0"/>
                                              <w:marRight w:val="0"/>
                                              <w:marTop w:val="0"/>
                                              <w:marBottom w:val="0"/>
                                              <w:divBdr>
                                                <w:top w:val="none" w:sz="0" w:space="0" w:color="auto"/>
                                                <w:left w:val="none" w:sz="0" w:space="0" w:color="auto"/>
                                                <w:bottom w:val="none" w:sz="0" w:space="0" w:color="auto"/>
                                                <w:right w:val="none" w:sz="0" w:space="0" w:color="auto"/>
                                              </w:divBdr>
                                            </w:div>
                                            <w:div w:id="117341325">
                                              <w:marLeft w:val="0"/>
                                              <w:marRight w:val="0"/>
                                              <w:marTop w:val="0"/>
                                              <w:marBottom w:val="0"/>
                                              <w:divBdr>
                                                <w:top w:val="none" w:sz="0" w:space="0" w:color="auto"/>
                                                <w:left w:val="none" w:sz="0" w:space="0" w:color="auto"/>
                                                <w:bottom w:val="none" w:sz="0" w:space="0" w:color="auto"/>
                                                <w:right w:val="none" w:sz="0" w:space="0" w:color="auto"/>
                                              </w:divBdr>
                                            </w:div>
                                            <w:div w:id="615527819">
                                              <w:marLeft w:val="0"/>
                                              <w:marRight w:val="0"/>
                                              <w:marTop w:val="0"/>
                                              <w:marBottom w:val="0"/>
                                              <w:divBdr>
                                                <w:top w:val="none" w:sz="0" w:space="0" w:color="auto"/>
                                                <w:left w:val="none" w:sz="0" w:space="0" w:color="auto"/>
                                                <w:bottom w:val="none" w:sz="0" w:space="0" w:color="auto"/>
                                                <w:right w:val="none" w:sz="0" w:space="0" w:color="auto"/>
                                              </w:divBdr>
                                            </w:div>
                                            <w:div w:id="608468591">
                                              <w:marLeft w:val="0"/>
                                              <w:marRight w:val="0"/>
                                              <w:marTop w:val="0"/>
                                              <w:marBottom w:val="0"/>
                                              <w:divBdr>
                                                <w:top w:val="none" w:sz="0" w:space="0" w:color="auto"/>
                                                <w:left w:val="none" w:sz="0" w:space="0" w:color="auto"/>
                                                <w:bottom w:val="none" w:sz="0" w:space="0" w:color="auto"/>
                                                <w:right w:val="none" w:sz="0" w:space="0" w:color="auto"/>
                                              </w:divBdr>
                                            </w:div>
                                            <w:div w:id="43471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659501">
                                      <w:marLeft w:val="0"/>
                                      <w:marRight w:val="0"/>
                                      <w:marTop w:val="0"/>
                                      <w:marBottom w:val="0"/>
                                      <w:divBdr>
                                        <w:top w:val="none" w:sz="0" w:space="0" w:color="auto"/>
                                        <w:left w:val="none" w:sz="0" w:space="0" w:color="auto"/>
                                        <w:bottom w:val="none" w:sz="0" w:space="0" w:color="auto"/>
                                        <w:right w:val="none" w:sz="0" w:space="0" w:color="auto"/>
                                      </w:divBdr>
                                    </w:div>
                                    <w:div w:id="1557936803">
                                      <w:marLeft w:val="0"/>
                                      <w:marRight w:val="0"/>
                                      <w:marTop w:val="0"/>
                                      <w:marBottom w:val="0"/>
                                      <w:divBdr>
                                        <w:top w:val="none" w:sz="0" w:space="0" w:color="auto"/>
                                        <w:left w:val="none" w:sz="0" w:space="0" w:color="auto"/>
                                        <w:bottom w:val="none" w:sz="0" w:space="0" w:color="auto"/>
                                        <w:right w:val="none" w:sz="0" w:space="0" w:color="auto"/>
                                      </w:divBdr>
                                    </w:div>
                                    <w:div w:id="139619877">
                                      <w:marLeft w:val="0"/>
                                      <w:marRight w:val="0"/>
                                      <w:marTop w:val="0"/>
                                      <w:marBottom w:val="0"/>
                                      <w:divBdr>
                                        <w:top w:val="none" w:sz="0" w:space="0" w:color="auto"/>
                                        <w:left w:val="none" w:sz="0" w:space="0" w:color="auto"/>
                                        <w:bottom w:val="none" w:sz="0" w:space="0" w:color="auto"/>
                                        <w:right w:val="none" w:sz="0" w:space="0" w:color="auto"/>
                                      </w:divBdr>
                                    </w:div>
                                    <w:div w:id="60520526">
                                      <w:marLeft w:val="0"/>
                                      <w:marRight w:val="0"/>
                                      <w:marTop w:val="0"/>
                                      <w:marBottom w:val="0"/>
                                      <w:divBdr>
                                        <w:top w:val="none" w:sz="0" w:space="0" w:color="auto"/>
                                        <w:left w:val="none" w:sz="0" w:space="0" w:color="auto"/>
                                        <w:bottom w:val="none" w:sz="0" w:space="0" w:color="auto"/>
                                        <w:right w:val="none" w:sz="0" w:space="0" w:color="auto"/>
                                      </w:divBdr>
                                      <w:divsChild>
                                        <w:div w:id="282003116">
                                          <w:marLeft w:val="0"/>
                                          <w:marRight w:val="0"/>
                                          <w:marTop w:val="0"/>
                                          <w:marBottom w:val="0"/>
                                          <w:divBdr>
                                            <w:top w:val="none" w:sz="0" w:space="0" w:color="auto"/>
                                            <w:left w:val="none" w:sz="0" w:space="0" w:color="auto"/>
                                            <w:bottom w:val="none" w:sz="0" w:space="0" w:color="auto"/>
                                            <w:right w:val="none" w:sz="0" w:space="0" w:color="auto"/>
                                          </w:divBdr>
                                          <w:divsChild>
                                            <w:div w:id="2139489426">
                                              <w:marLeft w:val="0"/>
                                              <w:marRight w:val="0"/>
                                              <w:marTop w:val="0"/>
                                              <w:marBottom w:val="0"/>
                                              <w:divBdr>
                                                <w:top w:val="none" w:sz="0" w:space="0" w:color="auto"/>
                                                <w:left w:val="none" w:sz="0" w:space="0" w:color="auto"/>
                                                <w:bottom w:val="none" w:sz="0" w:space="0" w:color="auto"/>
                                                <w:right w:val="none" w:sz="0" w:space="0" w:color="auto"/>
                                              </w:divBdr>
                                            </w:div>
                                            <w:div w:id="166289853">
                                              <w:marLeft w:val="0"/>
                                              <w:marRight w:val="0"/>
                                              <w:marTop w:val="0"/>
                                              <w:marBottom w:val="0"/>
                                              <w:divBdr>
                                                <w:top w:val="none" w:sz="0" w:space="0" w:color="auto"/>
                                                <w:left w:val="none" w:sz="0" w:space="0" w:color="auto"/>
                                                <w:bottom w:val="none" w:sz="0" w:space="0" w:color="auto"/>
                                                <w:right w:val="none" w:sz="0" w:space="0" w:color="auto"/>
                                              </w:divBdr>
                                            </w:div>
                                            <w:div w:id="6442622">
                                              <w:marLeft w:val="0"/>
                                              <w:marRight w:val="0"/>
                                              <w:marTop w:val="0"/>
                                              <w:marBottom w:val="0"/>
                                              <w:divBdr>
                                                <w:top w:val="none" w:sz="0" w:space="0" w:color="auto"/>
                                                <w:left w:val="none" w:sz="0" w:space="0" w:color="auto"/>
                                                <w:bottom w:val="none" w:sz="0" w:space="0" w:color="auto"/>
                                                <w:right w:val="none" w:sz="0" w:space="0" w:color="auto"/>
                                              </w:divBdr>
                                            </w:div>
                                            <w:div w:id="1866283175">
                                              <w:marLeft w:val="0"/>
                                              <w:marRight w:val="0"/>
                                              <w:marTop w:val="0"/>
                                              <w:marBottom w:val="0"/>
                                              <w:divBdr>
                                                <w:top w:val="none" w:sz="0" w:space="0" w:color="auto"/>
                                                <w:left w:val="none" w:sz="0" w:space="0" w:color="auto"/>
                                                <w:bottom w:val="none" w:sz="0" w:space="0" w:color="auto"/>
                                                <w:right w:val="none" w:sz="0" w:space="0" w:color="auto"/>
                                              </w:divBdr>
                                            </w:div>
                                            <w:div w:id="1529028126">
                                              <w:marLeft w:val="0"/>
                                              <w:marRight w:val="0"/>
                                              <w:marTop w:val="0"/>
                                              <w:marBottom w:val="0"/>
                                              <w:divBdr>
                                                <w:top w:val="none" w:sz="0" w:space="0" w:color="auto"/>
                                                <w:left w:val="none" w:sz="0" w:space="0" w:color="auto"/>
                                                <w:bottom w:val="none" w:sz="0" w:space="0" w:color="auto"/>
                                                <w:right w:val="none" w:sz="0" w:space="0" w:color="auto"/>
                                              </w:divBdr>
                                            </w:div>
                                            <w:div w:id="465583412">
                                              <w:marLeft w:val="0"/>
                                              <w:marRight w:val="0"/>
                                              <w:marTop w:val="0"/>
                                              <w:marBottom w:val="0"/>
                                              <w:divBdr>
                                                <w:top w:val="none" w:sz="0" w:space="0" w:color="auto"/>
                                                <w:left w:val="none" w:sz="0" w:space="0" w:color="auto"/>
                                                <w:bottom w:val="none" w:sz="0" w:space="0" w:color="auto"/>
                                                <w:right w:val="none" w:sz="0" w:space="0" w:color="auto"/>
                                              </w:divBdr>
                                            </w:div>
                                            <w:div w:id="24591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16652">
                                      <w:marLeft w:val="0"/>
                                      <w:marRight w:val="0"/>
                                      <w:marTop w:val="0"/>
                                      <w:marBottom w:val="0"/>
                                      <w:divBdr>
                                        <w:top w:val="none" w:sz="0" w:space="0" w:color="auto"/>
                                        <w:left w:val="none" w:sz="0" w:space="0" w:color="auto"/>
                                        <w:bottom w:val="none" w:sz="0" w:space="0" w:color="auto"/>
                                        <w:right w:val="none" w:sz="0" w:space="0" w:color="auto"/>
                                      </w:divBdr>
                                    </w:div>
                                    <w:div w:id="153264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7719703">
      <w:bodyDiv w:val="1"/>
      <w:marLeft w:val="0"/>
      <w:marRight w:val="0"/>
      <w:marTop w:val="0"/>
      <w:marBottom w:val="0"/>
      <w:divBdr>
        <w:top w:val="none" w:sz="0" w:space="0" w:color="auto"/>
        <w:left w:val="none" w:sz="0" w:space="0" w:color="auto"/>
        <w:bottom w:val="none" w:sz="0" w:space="0" w:color="auto"/>
        <w:right w:val="none" w:sz="0" w:space="0" w:color="auto"/>
      </w:divBdr>
      <w:divsChild>
        <w:div w:id="177239889">
          <w:marLeft w:val="0"/>
          <w:marRight w:val="0"/>
          <w:marTop w:val="0"/>
          <w:marBottom w:val="0"/>
          <w:divBdr>
            <w:top w:val="none" w:sz="0" w:space="0" w:color="auto"/>
            <w:left w:val="none" w:sz="0" w:space="0" w:color="auto"/>
            <w:bottom w:val="none" w:sz="0" w:space="0" w:color="auto"/>
            <w:right w:val="none" w:sz="0" w:space="0" w:color="auto"/>
          </w:divBdr>
          <w:divsChild>
            <w:div w:id="559485653">
              <w:marLeft w:val="0"/>
              <w:marRight w:val="0"/>
              <w:marTop w:val="0"/>
              <w:marBottom w:val="0"/>
              <w:divBdr>
                <w:top w:val="none" w:sz="0" w:space="0" w:color="auto"/>
                <w:left w:val="none" w:sz="0" w:space="0" w:color="auto"/>
                <w:bottom w:val="none" w:sz="0" w:space="0" w:color="auto"/>
                <w:right w:val="none" w:sz="0" w:space="0" w:color="auto"/>
              </w:divBdr>
              <w:divsChild>
                <w:div w:id="670908111">
                  <w:marLeft w:val="0"/>
                  <w:marRight w:val="0"/>
                  <w:marTop w:val="0"/>
                  <w:marBottom w:val="0"/>
                  <w:divBdr>
                    <w:top w:val="none" w:sz="0" w:space="0" w:color="auto"/>
                    <w:left w:val="none" w:sz="0" w:space="0" w:color="auto"/>
                    <w:bottom w:val="none" w:sz="0" w:space="0" w:color="auto"/>
                    <w:right w:val="none" w:sz="0" w:space="0" w:color="auto"/>
                  </w:divBdr>
                  <w:divsChild>
                    <w:div w:id="1128548712">
                      <w:marLeft w:val="0"/>
                      <w:marRight w:val="0"/>
                      <w:marTop w:val="0"/>
                      <w:marBottom w:val="0"/>
                      <w:divBdr>
                        <w:top w:val="none" w:sz="0" w:space="0" w:color="auto"/>
                        <w:left w:val="none" w:sz="0" w:space="0" w:color="auto"/>
                        <w:bottom w:val="none" w:sz="0" w:space="0" w:color="auto"/>
                        <w:right w:val="none" w:sz="0" w:space="0" w:color="auto"/>
                      </w:divBdr>
                      <w:divsChild>
                        <w:div w:id="129439384">
                          <w:marLeft w:val="0"/>
                          <w:marRight w:val="0"/>
                          <w:marTop w:val="0"/>
                          <w:marBottom w:val="0"/>
                          <w:divBdr>
                            <w:top w:val="none" w:sz="0" w:space="0" w:color="auto"/>
                            <w:left w:val="none" w:sz="0" w:space="0" w:color="auto"/>
                            <w:bottom w:val="none" w:sz="0" w:space="0" w:color="auto"/>
                            <w:right w:val="none" w:sz="0" w:space="0" w:color="auto"/>
                          </w:divBdr>
                          <w:divsChild>
                            <w:div w:id="2128625035">
                              <w:marLeft w:val="0"/>
                              <w:marRight w:val="0"/>
                              <w:marTop w:val="0"/>
                              <w:marBottom w:val="0"/>
                              <w:divBdr>
                                <w:top w:val="none" w:sz="0" w:space="0" w:color="auto"/>
                                <w:left w:val="none" w:sz="0" w:space="0" w:color="auto"/>
                                <w:bottom w:val="none" w:sz="0" w:space="0" w:color="auto"/>
                                <w:right w:val="none" w:sz="0" w:space="0" w:color="auto"/>
                              </w:divBdr>
                              <w:divsChild>
                                <w:div w:id="1664049272">
                                  <w:marLeft w:val="0"/>
                                  <w:marRight w:val="0"/>
                                  <w:marTop w:val="0"/>
                                  <w:marBottom w:val="0"/>
                                  <w:divBdr>
                                    <w:top w:val="none" w:sz="0" w:space="0" w:color="auto"/>
                                    <w:left w:val="none" w:sz="0" w:space="0" w:color="auto"/>
                                    <w:bottom w:val="none" w:sz="0" w:space="0" w:color="auto"/>
                                    <w:right w:val="none" w:sz="0" w:space="0" w:color="auto"/>
                                  </w:divBdr>
                                  <w:divsChild>
                                    <w:div w:id="225383672">
                                      <w:marLeft w:val="0"/>
                                      <w:marRight w:val="0"/>
                                      <w:marTop w:val="0"/>
                                      <w:marBottom w:val="0"/>
                                      <w:divBdr>
                                        <w:top w:val="none" w:sz="0" w:space="0" w:color="auto"/>
                                        <w:left w:val="none" w:sz="0" w:space="0" w:color="auto"/>
                                        <w:bottom w:val="none" w:sz="0" w:space="0" w:color="auto"/>
                                        <w:right w:val="none" w:sz="0" w:space="0" w:color="auto"/>
                                      </w:divBdr>
                                      <w:divsChild>
                                        <w:div w:id="956789194">
                                          <w:marLeft w:val="0"/>
                                          <w:marRight w:val="0"/>
                                          <w:marTop w:val="0"/>
                                          <w:marBottom w:val="0"/>
                                          <w:divBdr>
                                            <w:top w:val="none" w:sz="0" w:space="0" w:color="auto"/>
                                            <w:left w:val="none" w:sz="0" w:space="0" w:color="auto"/>
                                            <w:bottom w:val="none" w:sz="0" w:space="0" w:color="auto"/>
                                            <w:right w:val="none" w:sz="0" w:space="0" w:color="auto"/>
                                          </w:divBdr>
                                          <w:divsChild>
                                            <w:div w:id="1765682360">
                                              <w:marLeft w:val="0"/>
                                              <w:marRight w:val="0"/>
                                              <w:marTop w:val="0"/>
                                              <w:marBottom w:val="0"/>
                                              <w:divBdr>
                                                <w:top w:val="none" w:sz="0" w:space="0" w:color="auto"/>
                                                <w:left w:val="none" w:sz="0" w:space="0" w:color="auto"/>
                                                <w:bottom w:val="none" w:sz="0" w:space="0" w:color="auto"/>
                                                <w:right w:val="none" w:sz="0" w:space="0" w:color="auto"/>
                                              </w:divBdr>
                                            </w:div>
                                            <w:div w:id="1370296803">
                                              <w:marLeft w:val="0"/>
                                              <w:marRight w:val="0"/>
                                              <w:marTop w:val="0"/>
                                              <w:marBottom w:val="0"/>
                                              <w:divBdr>
                                                <w:top w:val="none" w:sz="0" w:space="0" w:color="auto"/>
                                                <w:left w:val="none" w:sz="0" w:space="0" w:color="auto"/>
                                                <w:bottom w:val="none" w:sz="0" w:space="0" w:color="auto"/>
                                                <w:right w:val="none" w:sz="0" w:space="0" w:color="auto"/>
                                              </w:divBdr>
                                            </w:div>
                                            <w:div w:id="195960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384378">
                                      <w:marLeft w:val="0"/>
                                      <w:marRight w:val="0"/>
                                      <w:marTop w:val="0"/>
                                      <w:marBottom w:val="0"/>
                                      <w:divBdr>
                                        <w:top w:val="none" w:sz="0" w:space="0" w:color="auto"/>
                                        <w:left w:val="none" w:sz="0" w:space="0" w:color="auto"/>
                                        <w:bottom w:val="none" w:sz="0" w:space="0" w:color="auto"/>
                                        <w:right w:val="none" w:sz="0" w:space="0" w:color="auto"/>
                                      </w:divBdr>
                                      <w:divsChild>
                                        <w:div w:id="901527067">
                                          <w:marLeft w:val="0"/>
                                          <w:marRight w:val="0"/>
                                          <w:marTop w:val="0"/>
                                          <w:marBottom w:val="0"/>
                                          <w:divBdr>
                                            <w:top w:val="none" w:sz="0" w:space="0" w:color="auto"/>
                                            <w:left w:val="none" w:sz="0" w:space="0" w:color="auto"/>
                                            <w:bottom w:val="none" w:sz="0" w:space="0" w:color="auto"/>
                                            <w:right w:val="none" w:sz="0" w:space="0" w:color="auto"/>
                                          </w:divBdr>
                                          <w:divsChild>
                                            <w:div w:id="1161696862">
                                              <w:marLeft w:val="0"/>
                                              <w:marRight w:val="0"/>
                                              <w:marTop w:val="0"/>
                                              <w:marBottom w:val="0"/>
                                              <w:divBdr>
                                                <w:top w:val="none" w:sz="0" w:space="0" w:color="auto"/>
                                                <w:left w:val="none" w:sz="0" w:space="0" w:color="auto"/>
                                                <w:bottom w:val="none" w:sz="0" w:space="0" w:color="auto"/>
                                                <w:right w:val="none" w:sz="0" w:space="0" w:color="auto"/>
                                              </w:divBdr>
                                              <w:divsChild>
                                                <w:div w:id="136999487">
                                                  <w:marLeft w:val="0"/>
                                                  <w:marRight w:val="0"/>
                                                  <w:marTop w:val="0"/>
                                                  <w:marBottom w:val="0"/>
                                                  <w:divBdr>
                                                    <w:top w:val="none" w:sz="0" w:space="0" w:color="auto"/>
                                                    <w:left w:val="none" w:sz="0" w:space="0" w:color="auto"/>
                                                    <w:bottom w:val="none" w:sz="0" w:space="0" w:color="auto"/>
                                                    <w:right w:val="none" w:sz="0" w:space="0" w:color="auto"/>
                                                  </w:divBdr>
                                                </w:div>
                                                <w:div w:id="502355422">
                                                  <w:marLeft w:val="0"/>
                                                  <w:marRight w:val="0"/>
                                                  <w:marTop w:val="0"/>
                                                  <w:marBottom w:val="0"/>
                                                  <w:divBdr>
                                                    <w:top w:val="none" w:sz="0" w:space="0" w:color="auto"/>
                                                    <w:left w:val="none" w:sz="0" w:space="0" w:color="auto"/>
                                                    <w:bottom w:val="none" w:sz="0" w:space="0" w:color="auto"/>
                                                    <w:right w:val="none" w:sz="0" w:space="0" w:color="auto"/>
                                                  </w:divBdr>
                                                </w:div>
                                                <w:div w:id="227352369">
                                                  <w:marLeft w:val="0"/>
                                                  <w:marRight w:val="0"/>
                                                  <w:marTop w:val="0"/>
                                                  <w:marBottom w:val="0"/>
                                                  <w:divBdr>
                                                    <w:top w:val="none" w:sz="0" w:space="0" w:color="auto"/>
                                                    <w:left w:val="none" w:sz="0" w:space="0" w:color="auto"/>
                                                    <w:bottom w:val="none" w:sz="0" w:space="0" w:color="auto"/>
                                                    <w:right w:val="none" w:sz="0" w:space="0" w:color="auto"/>
                                                  </w:divBdr>
                                                </w:div>
                                                <w:div w:id="1335063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646204">
                                      <w:marLeft w:val="0"/>
                                      <w:marRight w:val="0"/>
                                      <w:marTop w:val="0"/>
                                      <w:marBottom w:val="0"/>
                                      <w:divBdr>
                                        <w:top w:val="none" w:sz="0" w:space="0" w:color="auto"/>
                                        <w:left w:val="none" w:sz="0" w:space="0" w:color="auto"/>
                                        <w:bottom w:val="none" w:sz="0" w:space="0" w:color="auto"/>
                                        <w:right w:val="none" w:sz="0" w:space="0" w:color="auto"/>
                                      </w:divBdr>
                                    </w:div>
                                    <w:div w:id="1360811170">
                                      <w:marLeft w:val="0"/>
                                      <w:marRight w:val="0"/>
                                      <w:marTop w:val="0"/>
                                      <w:marBottom w:val="0"/>
                                      <w:divBdr>
                                        <w:top w:val="none" w:sz="0" w:space="0" w:color="auto"/>
                                        <w:left w:val="none" w:sz="0" w:space="0" w:color="auto"/>
                                        <w:bottom w:val="none" w:sz="0" w:space="0" w:color="auto"/>
                                        <w:right w:val="none" w:sz="0" w:space="0" w:color="auto"/>
                                      </w:divBdr>
                                    </w:div>
                                    <w:div w:id="1359968056">
                                      <w:marLeft w:val="0"/>
                                      <w:marRight w:val="0"/>
                                      <w:marTop w:val="0"/>
                                      <w:marBottom w:val="0"/>
                                      <w:divBdr>
                                        <w:top w:val="none" w:sz="0" w:space="0" w:color="auto"/>
                                        <w:left w:val="none" w:sz="0" w:space="0" w:color="auto"/>
                                        <w:bottom w:val="none" w:sz="0" w:space="0" w:color="auto"/>
                                        <w:right w:val="none" w:sz="0" w:space="0" w:color="auto"/>
                                      </w:divBdr>
                                    </w:div>
                                    <w:div w:id="1507666860">
                                      <w:marLeft w:val="0"/>
                                      <w:marRight w:val="0"/>
                                      <w:marTop w:val="0"/>
                                      <w:marBottom w:val="0"/>
                                      <w:divBdr>
                                        <w:top w:val="none" w:sz="0" w:space="0" w:color="auto"/>
                                        <w:left w:val="none" w:sz="0" w:space="0" w:color="auto"/>
                                        <w:bottom w:val="none" w:sz="0" w:space="0" w:color="auto"/>
                                        <w:right w:val="none" w:sz="0" w:space="0" w:color="auto"/>
                                      </w:divBdr>
                                    </w:div>
                                    <w:div w:id="1700812458">
                                      <w:marLeft w:val="0"/>
                                      <w:marRight w:val="0"/>
                                      <w:marTop w:val="0"/>
                                      <w:marBottom w:val="0"/>
                                      <w:divBdr>
                                        <w:top w:val="none" w:sz="0" w:space="0" w:color="auto"/>
                                        <w:left w:val="none" w:sz="0" w:space="0" w:color="auto"/>
                                        <w:bottom w:val="none" w:sz="0" w:space="0" w:color="auto"/>
                                        <w:right w:val="none" w:sz="0" w:space="0" w:color="auto"/>
                                      </w:divBdr>
                                    </w:div>
                                    <w:div w:id="1601789612">
                                      <w:marLeft w:val="0"/>
                                      <w:marRight w:val="0"/>
                                      <w:marTop w:val="0"/>
                                      <w:marBottom w:val="0"/>
                                      <w:divBdr>
                                        <w:top w:val="none" w:sz="0" w:space="0" w:color="auto"/>
                                        <w:left w:val="none" w:sz="0" w:space="0" w:color="auto"/>
                                        <w:bottom w:val="none" w:sz="0" w:space="0" w:color="auto"/>
                                        <w:right w:val="none" w:sz="0" w:space="0" w:color="auto"/>
                                      </w:divBdr>
                                    </w:div>
                                    <w:div w:id="2112897358">
                                      <w:marLeft w:val="0"/>
                                      <w:marRight w:val="0"/>
                                      <w:marTop w:val="0"/>
                                      <w:marBottom w:val="0"/>
                                      <w:divBdr>
                                        <w:top w:val="none" w:sz="0" w:space="0" w:color="auto"/>
                                        <w:left w:val="none" w:sz="0" w:space="0" w:color="auto"/>
                                        <w:bottom w:val="none" w:sz="0" w:space="0" w:color="auto"/>
                                        <w:right w:val="none" w:sz="0" w:space="0" w:color="auto"/>
                                      </w:divBdr>
                                    </w:div>
                                    <w:div w:id="1870756001">
                                      <w:marLeft w:val="0"/>
                                      <w:marRight w:val="0"/>
                                      <w:marTop w:val="0"/>
                                      <w:marBottom w:val="0"/>
                                      <w:divBdr>
                                        <w:top w:val="none" w:sz="0" w:space="0" w:color="auto"/>
                                        <w:left w:val="none" w:sz="0" w:space="0" w:color="auto"/>
                                        <w:bottom w:val="none" w:sz="0" w:space="0" w:color="auto"/>
                                        <w:right w:val="none" w:sz="0" w:space="0" w:color="auto"/>
                                      </w:divBdr>
                                    </w:div>
                                    <w:div w:id="1037051211">
                                      <w:marLeft w:val="0"/>
                                      <w:marRight w:val="0"/>
                                      <w:marTop w:val="0"/>
                                      <w:marBottom w:val="0"/>
                                      <w:divBdr>
                                        <w:top w:val="none" w:sz="0" w:space="0" w:color="auto"/>
                                        <w:left w:val="none" w:sz="0" w:space="0" w:color="auto"/>
                                        <w:bottom w:val="none" w:sz="0" w:space="0" w:color="auto"/>
                                        <w:right w:val="none" w:sz="0" w:space="0" w:color="auto"/>
                                      </w:divBdr>
                                    </w:div>
                                    <w:div w:id="776173949">
                                      <w:marLeft w:val="0"/>
                                      <w:marRight w:val="0"/>
                                      <w:marTop w:val="0"/>
                                      <w:marBottom w:val="0"/>
                                      <w:divBdr>
                                        <w:top w:val="none" w:sz="0" w:space="0" w:color="auto"/>
                                        <w:left w:val="none" w:sz="0" w:space="0" w:color="auto"/>
                                        <w:bottom w:val="none" w:sz="0" w:space="0" w:color="auto"/>
                                        <w:right w:val="none" w:sz="0" w:space="0" w:color="auto"/>
                                      </w:divBdr>
                                    </w:div>
                                    <w:div w:id="1135296574">
                                      <w:marLeft w:val="0"/>
                                      <w:marRight w:val="0"/>
                                      <w:marTop w:val="0"/>
                                      <w:marBottom w:val="0"/>
                                      <w:divBdr>
                                        <w:top w:val="none" w:sz="0" w:space="0" w:color="auto"/>
                                        <w:left w:val="none" w:sz="0" w:space="0" w:color="auto"/>
                                        <w:bottom w:val="none" w:sz="0" w:space="0" w:color="auto"/>
                                        <w:right w:val="none" w:sz="0" w:space="0" w:color="auto"/>
                                      </w:divBdr>
                                    </w:div>
                                    <w:div w:id="287276135">
                                      <w:marLeft w:val="0"/>
                                      <w:marRight w:val="0"/>
                                      <w:marTop w:val="0"/>
                                      <w:marBottom w:val="0"/>
                                      <w:divBdr>
                                        <w:top w:val="none" w:sz="0" w:space="0" w:color="auto"/>
                                        <w:left w:val="none" w:sz="0" w:space="0" w:color="auto"/>
                                        <w:bottom w:val="none" w:sz="0" w:space="0" w:color="auto"/>
                                        <w:right w:val="none" w:sz="0" w:space="0" w:color="auto"/>
                                      </w:divBdr>
                                    </w:div>
                                    <w:div w:id="303043750">
                                      <w:marLeft w:val="0"/>
                                      <w:marRight w:val="0"/>
                                      <w:marTop w:val="0"/>
                                      <w:marBottom w:val="0"/>
                                      <w:divBdr>
                                        <w:top w:val="none" w:sz="0" w:space="0" w:color="auto"/>
                                        <w:left w:val="none" w:sz="0" w:space="0" w:color="auto"/>
                                        <w:bottom w:val="none" w:sz="0" w:space="0" w:color="auto"/>
                                        <w:right w:val="none" w:sz="0" w:space="0" w:color="auto"/>
                                      </w:divBdr>
                                      <w:divsChild>
                                        <w:div w:id="3480695">
                                          <w:marLeft w:val="0"/>
                                          <w:marRight w:val="0"/>
                                          <w:marTop w:val="0"/>
                                          <w:marBottom w:val="0"/>
                                          <w:divBdr>
                                            <w:top w:val="none" w:sz="0" w:space="0" w:color="auto"/>
                                            <w:left w:val="none" w:sz="0" w:space="0" w:color="auto"/>
                                            <w:bottom w:val="none" w:sz="0" w:space="0" w:color="auto"/>
                                            <w:right w:val="none" w:sz="0" w:space="0" w:color="auto"/>
                                          </w:divBdr>
                                          <w:divsChild>
                                            <w:div w:id="12061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893691">
                                      <w:marLeft w:val="0"/>
                                      <w:marRight w:val="0"/>
                                      <w:marTop w:val="0"/>
                                      <w:marBottom w:val="0"/>
                                      <w:divBdr>
                                        <w:top w:val="none" w:sz="0" w:space="0" w:color="auto"/>
                                        <w:left w:val="none" w:sz="0" w:space="0" w:color="auto"/>
                                        <w:bottom w:val="none" w:sz="0" w:space="0" w:color="auto"/>
                                        <w:right w:val="none" w:sz="0" w:space="0" w:color="auto"/>
                                      </w:divBdr>
                                    </w:div>
                                    <w:div w:id="812679084">
                                      <w:marLeft w:val="0"/>
                                      <w:marRight w:val="0"/>
                                      <w:marTop w:val="0"/>
                                      <w:marBottom w:val="0"/>
                                      <w:divBdr>
                                        <w:top w:val="none" w:sz="0" w:space="0" w:color="auto"/>
                                        <w:left w:val="none" w:sz="0" w:space="0" w:color="auto"/>
                                        <w:bottom w:val="none" w:sz="0" w:space="0" w:color="auto"/>
                                        <w:right w:val="none" w:sz="0" w:space="0" w:color="auto"/>
                                      </w:divBdr>
                                      <w:divsChild>
                                        <w:div w:id="343628431">
                                          <w:marLeft w:val="0"/>
                                          <w:marRight w:val="0"/>
                                          <w:marTop w:val="0"/>
                                          <w:marBottom w:val="0"/>
                                          <w:divBdr>
                                            <w:top w:val="none" w:sz="0" w:space="0" w:color="auto"/>
                                            <w:left w:val="none" w:sz="0" w:space="0" w:color="auto"/>
                                            <w:bottom w:val="none" w:sz="0" w:space="0" w:color="auto"/>
                                            <w:right w:val="none" w:sz="0" w:space="0" w:color="auto"/>
                                          </w:divBdr>
                                          <w:divsChild>
                                            <w:div w:id="890767701">
                                              <w:marLeft w:val="0"/>
                                              <w:marRight w:val="0"/>
                                              <w:marTop w:val="0"/>
                                              <w:marBottom w:val="0"/>
                                              <w:divBdr>
                                                <w:top w:val="none" w:sz="0" w:space="0" w:color="auto"/>
                                                <w:left w:val="none" w:sz="0" w:space="0" w:color="auto"/>
                                                <w:bottom w:val="none" w:sz="0" w:space="0" w:color="auto"/>
                                                <w:right w:val="none" w:sz="0" w:space="0" w:color="auto"/>
                                              </w:divBdr>
                                            </w:div>
                                            <w:div w:id="1539706910">
                                              <w:marLeft w:val="0"/>
                                              <w:marRight w:val="0"/>
                                              <w:marTop w:val="0"/>
                                              <w:marBottom w:val="0"/>
                                              <w:divBdr>
                                                <w:top w:val="none" w:sz="0" w:space="0" w:color="auto"/>
                                                <w:left w:val="none" w:sz="0" w:space="0" w:color="auto"/>
                                                <w:bottom w:val="none" w:sz="0" w:space="0" w:color="auto"/>
                                                <w:right w:val="none" w:sz="0" w:space="0" w:color="auto"/>
                                              </w:divBdr>
                                            </w:div>
                                            <w:div w:id="311834389">
                                              <w:marLeft w:val="0"/>
                                              <w:marRight w:val="0"/>
                                              <w:marTop w:val="0"/>
                                              <w:marBottom w:val="0"/>
                                              <w:divBdr>
                                                <w:top w:val="none" w:sz="0" w:space="0" w:color="auto"/>
                                                <w:left w:val="none" w:sz="0" w:space="0" w:color="auto"/>
                                                <w:bottom w:val="none" w:sz="0" w:space="0" w:color="auto"/>
                                                <w:right w:val="none" w:sz="0" w:space="0" w:color="auto"/>
                                              </w:divBdr>
                                            </w:div>
                                            <w:div w:id="1065185263">
                                              <w:marLeft w:val="0"/>
                                              <w:marRight w:val="0"/>
                                              <w:marTop w:val="0"/>
                                              <w:marBottom w:val="0"/>
                                              <w:divBdr>
                                                <w:top w:val="none" w:sz="0" w:space="0" w:color="auto"/>
                                                <w:left w:val="none" w:sz="0" w:space="0" w:color="auto"/>
                                                <w:bottom w:val="none" w:sz="0" w:space="0" w:color="auto"/>
                                                <w:right w:val="none" w:sz="0" w:space="0" w:color="auto"/>
                                              </w:divBdr>
                                            </w:div>
                                            <w:div w:id="913709886">
                                              <w:marLeft w:val="0"/>
                                              <w:marRight w:val="0"/>
                                              <w:marTop w:val="0"/>
                                              <w:marBottom w:val="0"/>
                                              <w:divBdr>
                                                <w:top w:val="none" w:sz="0" w:space="0" w:color="auto"/>
                                                <w:left w:val="none" w:sz="0" w:space="0" w:color="auto"/>
                                                <w:bottom w:val="none" w:sz="0" w:space="0" w:color="auto"/>
                                                <w:right w:val="none" w:sz="0" w:space="0" w:color="auto"/>
                                              </w:divBdr>
                                            </w:div>
                                            <w:div w:id="568082399">
                                              <w:marLeft w:val="0"/>
                                              <w:marRight w:val="0"/>
                                              <w:marTop w:val="0"/>
                                              <w:marBottom w:val="0"/>
                                              <w:divBdr>
                                                <w:top w:val="none" w:sz="0" w:space="0" w:color="auto"/>
                                                <w:left w:val="none" w:sz="0" w:space="0" w:color="auto"/>
                                                <w:bottom w:val="none" w:sz="0" w:space="0" w:color="auto"/>
                                                <w:right w:val="none" w:sz="0" w:space="0" w:color="auto"/>
                                              </w:divBdr>
                                            </w:div>
                                            <w:div w:id="64096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702694">
                                      <w:marLeft w:val="0"/>
                                      <w:marRight w:val="0"/>
                                      <w:marTop w:val="0"/>
                                      <w:marBottom w:val="0"/>
                                      <w:divBdr>
                                        <w:top w:val="none" w:sz="0" w:space="0" w:color="auto"/>
                                        <w:left w:val="none" w:sz="0" w:space="0" w:color="auto"/>
                                        <w:bottom w:val="none" w:sz="0" w:space="0" w:color="auto"/>
                                        <w:right w:val="none" w:sz="0" w:space="0" w:color="auto"/>
                                      </w:divBdr>
                                    </w:div>
                                    <w:div w:id="754936425">
                                      <w:marLeft w:val="0"/>
                                      <w:marRight w:val="0"/>
                                      <w:marTop w:val="225"/>
                                      <w:marBottom w:val="0"/>
                                      <w:divBdr>
                                        <w:top w:val="none" w:sz="0" w:space="0" w:color="auto"/>
                                        <w:left w:val="none" w:sz="0" w:space="0" w:color="auto"/>
                                        <w:bottom w:val="none" w:sz="0" w:space="0" w:color="auto"/>
                                        <w:right w:val="none" w:sz="0" w:space="0" w:color="auto"/>
                                      </w:divBdr>
                                      <w:divsChild>
                                        <w:div w:id="1601983792">
                                          <w:marLeft w:val="0"/>
                                          <w:marRight w:val="0"/>
                                          <w:marTop w:val="0"/>
                                          <w:marBottom w:val="0"/>
                                          <w:divBdr>
                                            <w:top w:val="none" w:sz="0" w:space="0" w:color="auto"/>
                                            <w:left w:val="none" w:sz="0" w:space="0" w:color="auto"/>
                                            <w:bottom w:val="none" w:sz="0" w:space="0" w:color="auto"/>
                                            <w:right w:val="none" w:sz="0" w:space="0" w:color="auto"/>
                                          </w:divBdr>
                                          <w:divsChild>
                                            <w:div w:id="214689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14173">
                                      <w:marLeft w:val="0"/>
                                      <w:marRight w:val="0"/>
                                      <w:marTop w:val="0"/>
                                      <w:marBottom w:val="0"/>
                                      <w:divBdr>
                                        <w:top w:val="none" w:sz="0" w:space="0" w:color="auto"/>
                                        <w:left w:val="none" w:sz="0" w:space="0" w:color="auto"/>
                                        <w:bottom w:val="none" w:sz="0" w:space="0" w:color="auto"/>
                                        <w:right w:val="none" w:sz="0" w:space="0" w:color="auto"/>
                                      </w:divBdr>
                                      <w:divsChild>
                                        <w:div w:id="278951307">
                                          <w:marLeft w:val="0"/>
                                          <w:marRight w:val="0"/>
                                          <w:marTop w:val="0"/>
                                          <w:marBottom w:val="0"/>
                                          <w:divBdr>
                                            <w:top w:val="none" w:sz="0" w:space="0" w:color="auto"/>
                                            <w:left w:val="none" w:sz="0" w:space="0" w:color="auto"/>
                                            <w:bottom w:val="none" w:sz="0" w:space="0" w:color="auto"/>
                                            <w:right w:val="none" w:sz="0" w:space="0" w:color="auto"/>
                                          </w:divBdr>
                                          <w:divsChild>
                                            <w:div w:id="1298992295">
                                              <w:marLeft w:val="0"/>
                                              <w:marRight w:val="0"/>
                                              <w:marTop w:val="0"/>
                                              <w:marBottom w:val="0"/>
                                              <w:divBdr>
                                                <w:top w:val="none" w:sz="0" w:space="0" w:color="auto"/>
                                                <w:left w:val="none" w:sz="0" w:space="0" w:color="auto"/>
                                                <w:bottom w:val="none" w:sz="0" w:space="0" w:color="auto"/>
                                                <w:right w:val="none" w:sz="0" w:space="0" w:color="auto"/>
                                              </w:divBdr>
                                            </w:div>
                                            <w:div w:id="1014189289">
                                              <w:marLeft w:val="0"/>
                                              <w:marRight w:val="0"/>
                                              <w:marTop w:val="0"/>
                                              <w:marBottom w:val="0"/>
                                              <w:divBdr>
                                                <w:top w:val="none" w:sz="0" w:space="0" w:color="auto"/>
                                                <w:left w:val="none" w:sz="0" w:space="0" w:color="auto"/>
                                                <w:bottom w:val="none" w:sz="0" w:space="0" w:color="auto"/>
                                                <w:right w:val="none" w:sz="0" w:space="0" w:color="auto"/>
                                              </w:divBdr>
                                            </w:div>
                                            <w:div w:id="208590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34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9680852">
      <w:bodyDiv w:val="1"/>
      <w:marLeft w:val="0"/>
      <w:marRight w:val="0"/>
      <w:marTop w:val="0"/>
      <w:marBottom w:val="0"/>
      <w:divBdr>
        <w:top w:val="none" w:sz="0" w:space="0" w:color="auto"/>
        <w:left w:val="none" w:sz="0" w:space="0" w:color="auto"/>
        <w:bottom w:val="none" w:sz="0" w:space="0" w:color="auto"/>
        <w:right w:val="none" w:sz="0" w:space="0" w:color="auto"/>
      </w:divBdr>
      <w:divsChild>
        <w:div w:id="1971742422">
          <w:marLeft w:val="0"/>
          <w:marRight w:val="0"/>
          <w:marTop w:val="0"/>
          <w:marBottom w:val="0"/>
          <w:divBdr>
            <w:top w:val="none" w:sz="0" w:space="0" w:color="auto"/>
            <w:left w:val="none" w:sz="0" w:space="0" w:color="auto"/>
            <w:bottom w:val="none" w:sz="0" w:space="0" w:color="auto"/>
            <w:right w:val="none" w:sz="0" w:space="0" w:color="auto"/>
          </w:divBdr>
          <w:divsChild>
            <w:div w:id="599728350">
              <w:marLeft w:val="0"/>
              <w:marRight w:val="0"/>
              <w:marTop w:val="0"/>
              <w:marBottom w:val="0"/>
              <w:divBdr>
                <w:top w:val="none" w:sz="0" w:space="0" w:color="auto"/>
                <w:left w:val="none" w:sz="0" w:space="0" w:color="auto"/>
                <w:bottom w:val="none" w:sz="0" w:space="0" w:color="auto"/>
                <w:right w:val="none" w:sz="0" w:space="0" w:color="auto"/>
              </w:divBdr>
              <w:divsChild>
                <w:div w:id="1329089619">
                  <w:marLeft w:val="0"/>
                  <w:marRight w:val="0"/>
                  <w:marTop w:val="0"/>
                  <w:marBottom w:val="0"/>
                  <w:divBdr>
                    <w:top w:val="none" w:sz="0" w:space="0" w:color="auto"/>
                    <w:left w:val="none" w:sz="0" w:space="0" w:color="auto"/>
                    <w:bottom w:val="none" w:sz="0" w:space="0" w:color="auto"/>
                    <w:right w:val="none" w:sz="0" w:space="0" w:color="auto"/>
                  </w:divBdr>
                  <w:divsChild>
                    <w:div w:id="1728455995">
                      <w:marLeft w:val="0"/>
                      <w:marRight w:val="0"/>
                      <w:marTop w:val="0"/>
                      <w:marBottom w:val="0"/>
                      <w:divBdr>
                        <w:top w:val="none" w:sz="0" w:space="0" w:color="auto"/>
                        <w:left w:val="none" w:sz="0" w:space="0" w:color="auto"/>
                        <w:bottom w:val="none" w:sz="0" w:space="0" w:color="auto"/>
                        <w:right w:val="none" w:sz="0" w:space="0" w:color="auto"/>
                      </w:divBdr>
                      <w:divsChild>
                        <w:div w:id="1308633040">
                          <w:marLeft w:val="0"/>
                          <w:marRight w:val="0"/>
                          <w:marTop w:val="0"/>
                          <w:marBottom w:val="0"/>
                          <w:divBdr>
                            <w:top w:val="none" w:sz="0" w:space="0" w:color="auto"/>
                            <w:left w:val="none" w:sz="0" w:space="0" w:color="auto"/>
                            <w:bottom w:val="none" w:sz="0" w:space="0" w:color="auto"/>
                            <w:right w:val="none" w:sz="0" w:space="0" w:color="auto"/>
                          </w:divBdr>
                          <w:divsChild>
                            <w:div w:id="1834032445">
                              <w:marLeft w:val="0"/>
                              <w:marRight w:val="0"/>
                              <w:marTop w:val="0"/>
                              <w:marBottom w:val="0"/>
                              <w:divBdr>
                                <w:top w:val="none" w:sz="0" w:space="0" w:color="auto"/>
                                <w:left w:val="none" w:sz="0" w:space="0" w:color="auto"/>
                                <w:bottom w:val="none" w:sz="0" w:space="0" w:color="auto"/>
                                <w:right w:val="none" w:sz="0" w:space="0" w:color="auto"/>
                              </w:divBdr>
                              <w:divsChild>
                                <w:div w:id="1461997510">
                                  <w:marLeft w:val="0"/>
                                  <w:marRight w:val="0"/>
                                  <w:marTop w:val="0"/>
                                  <w:marBottom w:val="0"/>
                                  <w:divBdr>
                                    <w:top w:val="none" w:sz="0" w:space="0" w:color="auto"/>
                                    <w:left w:val="none" w:sz="0" w:space="0" w:color="auto"/>
                                    <w:bottom w:val="none" w:sz="0" w:space="0" w:color="auto"/>
                                    <w:right w:val="none" w:sz="0" w:space="0" w:color="auto"/>
                                  </w:divBdr>
                                  <w:divsChild>
                                    <w:div w:id="25717277">
                                      <w:marLeft w:val="0"/>
                                      <w:marRight w:val="0"/>
                                      <w:marTop w:val="0"/>
                                      <w:marBottom w:val="0"/>
                                      <w:divBdr>
                                        <w:top w:val="none" w:sz="0" w:space="0" w:color="auto"/>
                                        <w:left w:val="none" w:sz="0" w:space="0" w:color="auto"/>
                                        <w:bottom w:val="none" w:sz="0" w:space="0" w:color="auto"/>
                                        <w:right w:val="none" w:sz="0" w:space="0" w:color="auto"/>
                                      </w:divBdr>
                                      <w:divsChild>
                                        <w:div w:id="1690445770">
                                          <w:marLeft w:val="0"/>
                                          <w:marRight w:val="0"/>
                                          <w:marTop w:val="0"/>
                                          <w:marBottom w:val="0"/>
                                          <w:divBdr>
                                            <w:top w:val="none" w:sz="0" w:space="0" w:color="auto"/>
                                            <w:left w:val="none" w:sz="0" w:space="0" w:color="auto"/>
                                            <w:bottom w:val="none" w:sz="0" w:space="0" w:color="auto"/>
                                            <w:right w:val="none" w:sz="0" w:space="0" w:color="auto"/>
                                          </w:divBdr>
                                          <w:divsChild>
                                            <w:div w:id="950627560">
                                              <w:marLeft w:val="0"/>
                                              <w:marRight w:val="0"/>
                                              <w:marTop w:val="0"/>
                                              <w:marBottom w:val="0"/>
                                              <w:divBdr>
                                                <w:top w:val="none" w:sz="0" w:space="0" w:color="auto"/>
                                                <w:left w:val="none" w:sz="0" w:space="0" w:color="auto"/>
                                                <w:bottom w:val="none" w:sz="0" w:space="0" w:color="auto"/>
                                                <w:right w:val="none" w:sz="0" w:space="0" w:color="auto"/>
                                              </w:divBdr>
                                            </w:div>
                                            <w:div w:id="1623338346">
                                              <w:marLeft w:val="0"/>
                                              <w:marRight w:val="0"/>
                                              <w:marTop w:val="0"/>
                                              <w:marBottom w:val="0"/>
                                              <w:divBdr>
                                                <w:top w:val="none" w:sz="0" w:space="0" w:color="auto"/>
                                                <w:left w:val="none" w:sz="0" w:space="0" w:color="auto"/>
                                                <w:bottom w:val="none" w:sz="0" w:space="0" w:color="auto"/>
                                                <w:right w:val="none" w:sz="0" w:space="0" w:color="auto"/>
                                              </w:divBdr>
                                            </w:div>
                                            <w:div w:id="1728644910">
                                              <w:marLeft w:val="0"/>
                                              <w:marRight w:val="0"/>
                                              <w:marTop w:val="0"/>
                                              <w:marBottom w:val="0"/>
                                              <w:divBdr>
                                                <w:top w:val="none" w:sz="0" w:space="0" w:color="auto"/>
                                                <w:left w:val="none" w:sz="0" w:space="0" w:color="auto"/>
                                                <w:bottom w:val="none" w:sz="0" w:space="0" w:color="auto"/>
                                                <w:right w:val="none" w:sz="0" w:space="0" w:color="auto"/>
                                              </w:divBdr>
                                            </w:div>
                                            <w:div w:id="135699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446642">
                                      <w:marLeft w:val="0"/>
                                      <w:marRight w:val="0"/>
                                      <w:marTop w:val="0"/>
                                      <w:marBottom w:val="0"/>
                                      <w:divBdr>
                                        <w:top w:val="none" w:sz="0" w:space="0" w:color="auto"/>
                                        <w:left w:val="none" w:sz="0" w:space="0" w:color="auto"/>
                                        <w:bottom w:val="none" w:sz="0" w:space="0" w:color="auto"/>
                                        <w:right w:val="none" w:sz="0" w:space="0" w:color="auto"/>
                                      </w:divBdr>
                                    </w:div>
                                    <w:div w:id="672806308">
                                      <w:marLeft w:val="0"/>
                                      <w:marRight w:val="0"/>
                                      <w:marTop w:val="0"/>
                                      <w:marBottom w:val="0"/>
                                      <w:divBdr>
                                        <w:top w:val="none" w:sz="0" w:space="0" w:color="auto"/>
                                        <w:left w:val="none" w:sz="0" w:space="0" w:color="auto"/>
                                        <w:bottom w:val="none" w:sz="0" w:space="0" w:color="auto"/>
                                        <w:right w:val="none" w:sz="0" w:space="0" w:color="auto"/>
                                      </w:divBdr>
                                      <w:divsChild>
                                        <w:div w:id="1678464417">
                                          <w:marLeft w:val="0"/>
                                          <w:marRight w:val="0"/>
                                          <w:marTop w:val="0"/>
                                          <w:marBottom w:val="0"/>
                                          <w:divBdr>
                                            <w:top w:val="none" w:sz="0" w:space="0" w:color="auto"/>
                                            <w:left w:val="none" w:sz="0" w:space="0" w:color="auto"/>
                                            <w:bottom w:val="none" w:sz="0" w:space="0" w:color="auto"/>
                                            <w:right w:val="none" w:sz="0" w:space="0" w:color="auto"/>
                                          </w:divBdr>
                                          <w:divsChild>
                                            <w:div w:id="1262296198">
                                              <w:marLeft w:val="0"/>
                                              <w:marRight w:val="0"/>
                                              <w:marTop w:val="0"/>
                                              <w:marBottom w:val="0"/>
                                              <w:divBdr>
                                                <w:top w:val="none" w:sz="0" w:space="0" w:color="auto"/>
                                                <w:left w:val="none" w:sz="0" w:space="0" w:color="auto"/>
                                                <w:bottom w:val="none" w:sz="0" w:space="0" w:color="auto"/>
                                                <w:right w:val="none" w:sz="0" w:space="0" w:color="auto"/>
                                              </w:divBdr>
                                            </w:div>
                                            <w:div w:id="2019963603">
                                              <w:marLeft w:val="0"/>
                                              <w:marRight w:val="0"/>
                                              <w:marTop w:val="0"/>
                                              <w:marBottom w:val="0"/>
                                              <w:divBdr>
                                                <w:top w:val="none" w:sz="0" w:space="0" w:color="auto"/>
                                                <w:left w:val="none" w:sz="0" w:space="0" w:color="auto"/>
                                                <w:bottom w:val="none" w:sz="0" w:space="0" w:color="auto"/>
                                                <w:right w:val="none" w:sz="0" w:space="0" w:color="auto"/>
                                              </w:divBdr>
                                            </w:div>
                                            <w:div w:id="1113592214">
                                              <w:marLeft w:val="0"/>
                                              <w:marRight w:val="0"/>
                                              <w:marTop w:val="0"/>
                                              <w:marBottom w:val="0"/>
                                              <w:divBdr>
                                                <w:top w:val="none" w:sz="0" w:space="0" w:color="auto"/>
                                                <w:left w:val="none" w:sz="0" w:space="0" w:color="auto"/>
                                                <w:bottom w:val="none" w:sz="0" w:space="0" w:color="auto"/>
                                                <w:right w:val="none" w:sz="0" w:space="0" w:color="auto"/>
                                              </w:divBdr>
                                            </w:div>
                                            <w:div w:id="65105286">
                                              <w:marLeft w:val="0"/>
                                              <w:marRight w:val="0"/>
                                              <w:marTop w:val="0"/>
                                              <w:marBottom w:val="0"/>
                                              <w:divBdr>
                                                <w:top w:val="none" w:sz="0" w:space="0" w:color="auto"/>
                                                <w:left w:val="none" w:sz="0" w:space="0" w:color="auto"/>
                                                <w:bottom w:val="none" w:sz="0" w:space="0" w:color="auto"/>
                                                <w:right w:val="none" w:sz="0" w:space="0" w:color="auto"/>
                                              </w:divBdr>
                                            </w:div>
                                            <w:div w:id="301230379">
                                              <w:marLeft w:val="0"/>
                                              <w:marRight w:val="0"/>
                                              <w:marTop w:val="0"/>
                                              <w:marBottom w:val="0"/>
                                              <w:divBdr>
                                                <w:top w:val="none" w:sz="0" w:space="0" w:color="auto"/>
                                                <w:left w:val="none" w:sz="0" w:space="0" w:color="auto"/>
                                                <w:bottom w:val="none" w:sz="0" w:space="0" w:color="auto"/>
                                                <w:right w:val="none" w:sz="0" w:space="0" w:color="auto"/>
                                              </w:divBdr>
                                            </w:div>
                                            <w:div w:id="52969805">
                                              <w:marLeft w:val="0"/>
                                              <w:marRight w:val="0"/>
                                              <w:marTop w:val="0"/>
                                              <w:marBottom w:val="0"/>
                                              <w:divBdr>
                                                <w:top w:val="none" w:sz="0" w:space="0" w:color="auto"/>
                                                <w:left w:val="none" w:sz="0" w:space="0" w:color="auto"/>
                                                <w:bottom w:val="none" w:sz="0" w:space="0" w:color="auto"/>
                                                <w:right w:val="none" w:sz="0" w:space="0" w:color="auto"/>
                                              </w:divBdr>
                                            </w:div>
                                            <w:div w:id="646738002">
                                              <w:marLeft w:val="0"/>
                                              <w:marRight w:val="0"/>
                                              <w:marTop w:val="0"/>
                                              <w:marBottom w:val="0"/>
                                              <w:divBdr>
                                                <w:top w:val="none" w:sz="0" w:space="0" w:color="auto"/>
                                                <w:left w:val="none" w:sz="0" w:space="0" w:color="auto"/>
                                                <w:bottom w:val="none" w:sz="0" w:space="0" w:color="auto"/>
                                                <w:right w:val="none" w:sz="0" w:space="0" w:color="auto"/>
                                              </w:divBdr>
                                            </w:div>
                                            <w:div w:id="266809755">
                                              <w:marLeft w:val="0"/>
                                              <w:marRight w:val="0"/>
                                              <w:marTop w:val="0"/>
                                              <w:marBottom w:val="0"/>
                                              <w:divBdr>
                                                <w:top w:val="none" w:sz="0" w:space="0" w:color="auto"/>
                                                <w:left w:val="none" w:sz="0" w:space="0" w:color="auto"/>
                                                <w:bottom w:val="none" w:sz="0" w:space="0" w:color="auto"/>
                                                <w:right w:val="none" w:sz="0" w:space="0" w:color="auto"/>
                                              </w:divBdr>
                                            </w:div>
                                            <w:div w:id="2135711321">
                                              <w:marLeft w:val="0"/>
                                              <w:marRight w:val="0"/>
                                              <w:marTop w:val="0"/>
                                              <w:marBottom w:val="0"/>
                                              <w:divBdr>
                                                <w:top w:val="none" w:sz="0" w:space="0" w:color="auto"/>
                                                <w:left w:val="none" w:sz="0" w:space="0" w:color="auto"/>
                                                <w:bottom w:val="none" w:sz="0" w:space="0" w:color="auto"/>
                                                <w:right w:val="none" w:sz="0" w:space="0" w:color="auto"/>
                                              </w:divBdr>
                                            </w:div>
                                            <w:div w:id="341903514">
                                              <w:marLeft w:val="0"/>
                                              <w:marRight w:val="0"/>
                                              <w:marTop w:val="0"/>
                                              <w:marBottom w:val="0"/>
                                              <w:divBdr>
                                                <w:top w:val="none" w:sz="0" w:space="0" w:color="auto"/>
                                                <w:left w:val="none" w:sz="0" w:space="0" w:color="auto"/>
                                                <w:bottom w:val="none" w:sz="0" w:space="0" w:color="auto"/>
                                                <w:right w:val="none" w:sz="0" w:space="0" w:color="auto"/>
                                              </w:divBdr>
                                            </w:div>
                                            <w:div w:id="1197426434">
                                              <w:marLeft w:val="0"/>
                                              <w:marRight w:val="0"/>
                                              <w:marTop w:val="0"/>
                                              <w:marBottom w:val="0"/>
                                              <w:divBdr>
                                                <w:top w:val="none" w:sz="0" w:space="0" w:color="auto"/>
                                                <w:left w:val="none" w:sz="0" w:space="0" w:color="auto"/>
                                                <w:bottom w:val="none" w:sz="0" w:space="0" w:color="auto"/>
                                                <w:right w:val="none" w:sz="0" w:space="0" w:color="auto"/>
                                              </w:divBdr>
                                            </w:div>
                                            <w:div w:id="1868568326">
                                              <w:marLeft w:val="0"/>
                                              <w:marRight w:val="0"/>
                                              <w:marTop w:val="0"/>
                                              <w:marBottom w:val="0"/>
                                              <w:divBdr>
                                                <w:top w:val="none" w:sz="0" w:space="0" w:color="auto"/>
                                                <w:left w:val="none" w:sz="0" w:space="0" w:color="auto"/>
                                                <w:bottom w:val="none" w:sz="0" w:space="0" w:color="auto"/>
                                                <w:right w:val="none" w:sz="0" w:space="0" w:color="auto"/>
                                              </w:divBdr>
                                            </w:div>
                                            <w:div w:id="145313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596036">
                                      <w:marLeft w:val="0"/>
                                      <w:marRight w:val="0"/>
                                      <w:marTop w:val="0"/>
                                      <w:marBottom w:val="0"/>
                                      <w:divBdr>
                                        <w:top w:val="none" w:sz="0" w:space="0" w:color="auto"/>
                                        <w:left w:val="none" w:sz="0" w:space="0" w:color="auto"/>
                                        <w:bottom w:val="none" w:sz="0" w:space="0" w:color="auto"/>
                                        <w:right w:val="none" w:sz="0" w:space="0" w:color="auto"/>
                                      </w:divBdr>
                                    </w:div>
                                    <w:div w:id="1198081120">
                                      <w:marLeft w:val="0"/>
                                      <w:marRight w:val="0"/>
                                      <w:marTop w:val="0"/>
                                      <w:marBottom w:val="0"/>
                                      <w:divBdr>
                                        <w:top w:val="none" w:sz="0" w:space="0" w:color="auto"/>
                                        <w:left w:val="none" w:sz="0" w:space="0" w:color="auto"/>
                                        <w:bottom w:val="none" w:sz="0" w:space="0" w:color="auto"/>
                                        <w:right w:val="none" w:sz="0" w:space="0" w:color="auto"/>
                                      </w:divBdr>
                                      <w:divsChild>
                                        <w:div w:id="2012368803">
                                          <w:marLeft w:val="0"/>
                                          <w:marRight w:val="0"/>
                                          <w:marTop w:val="0"/>
                                          <w:marBottom w:val="0"/>
                                          <w:divBdr>
                                            <w:top w:val="none" w:sz="0" w:space="0" w:color="auto"/>
                                            <w:left w:val="none" w:sz="0" w:space="0" w:color="auto"/>
                                            <w:bottom w:val="none" w:sz="0" w:space="0" w:color="auto"/>
                                            <w:right w:val="none" w:sz="0" w:space="0" w:color="auto"/>
                                          </w:divBdr>
                                          <w:divsChild>
                                            <w:div w:id="775562191">
                                              <w:marLeft w:val="0"/>
                                              <w:marRight w:val="0"/>
                                              <w:marTop w:val="0"/>
                                              <w:marBottom w:val="0"/>
                                              <w:divBdr>
                                                <w:top w:val="none" w:sz="0" w:space="0" w:color="auto"/>
                                                <w:left w:val="none" w:sz="0" w:space="0" w:color="auto"/>
                                                <w:bottom w:val="none" w:sz="0" w:space="0" w:color="auto"/>
                                                <w:right w:val="none" w:sz="0" w:space="0" w:color="auto"/>
                                              </w:divBdr>
                                            </w:div>
                                            <w:div w:id="368262020">
                                              <w:marLeft w:val="0"/>
                                              <w:marRight w:val="0"/>
                                              <w:marTop w:val="0"/>
                                              <w:marBottom w:val="0"/>
                                              <w:divBdr>
                                                <w:top w:val="none" w:sz="0" w:space="0" w:color="auto"/>
                                                <w:left w:val="none" w:sz="0" w:space="0" w:color="auto"/>
                                                <w:bottom w:val="none" w:sz="0" w:space="0" w:color="auto"/>
                                                <w:right w:val="none" w:sz="0" w:space="0" w:color="auto"/>
                                              </w:divBdr>
                                            </w:div>
                                            <w:div w:id="1956518336">
                                              <w:marLeft w:val="0"/>
                                              <w:marRight w:val="0"/>
                                              <w:marTop w:val="0"/>
                                              <w:marBottom w:val="0"/>
                                              <w:divBdr>
                                                <w:top w:val="none" w:sz="0" w:space="0" w:color="auto"/>
                                                <w:left w:val="none" w:sz="0" w:space="0" w:color="auto"/>
                                                <w:bottom w:val="none" w:sz="0" w:space="0" w:color="auto"/>
                                                <w:right w:val="none" w:sz="0" w:space="0" w:color="auto"/>
                                              </w:divBdr>
                                            </w:div>
                                            <w:div w:id="1320381115">
                                              <w:marLeft w:val="0"/>
                                              <w:marRight w:val="0"/>
                                              <w:marTop w:val="0"/>
                                              <w:marBottom w:val="0"/>
                                              <w:divBdr>
                                                <w:top w:val="none" w:sz="0" w:space="0" w:color="auto"/>
                                                <w:left w:val="none" w:sz="0" w:space="0" w:color="auto"/>
                                                <w:bottom w:val="none" w:sz="0" w:space="0" w:color="auto"/>
                                                <w:right w:val="none" w:sz="0" w:space="0" w:color="auto"/>
                                              </w:divBdr>
                                            </w:div>
                                            <w:div w:id="1737702610">
                                              <w:marLeft w:val="0"/>
                                              <w:marRight w:val="0"/>
                                              <w:marTop w:val="0"/>
                                              <w:marBottom w:val="0"/>
                                              <w:divBdr>
                                                <w:top w:val="none" w:sz="0" w:space="0" w:color="auto"/>
                                                <w:left w:val="none" w:sz="0" w:space="0" w:color="auto"/>
                                                <w:bottom w:val="none" w:sz="0" w:space="0" w:color="auto"/>
                                                <w:right w:val="none" w:sz="0" w:space="0" w:color="auto"/>
                                              </w:divBdr>
                                            </w:div>
                                            <w:div w:id="540174435">
                                              <w:marLeft w:val="0"/>
                                              <w:marRight w:val="0"/>
                                              <w:marTop w:val="0"/>
                                              <w:marBottom w:val="0"/>
                                              <w:divBdr>
                                                <w:top w:val="none" w:sz="0" w:space="0" w:color="auto"/>
                                                <w:left w:val="none" w:sz="0" w:space="0" w:color="auto"/>
                                                <w:bottom w:val="none" w:sz="0" w:space="0" w:color="auto"/>
                                                <w:right w:val="none" w:sz="0" w:space="0" w:color="auto"/>
                                              </w:divBdr>
                                            </w:div>
                                            <w:div w:id="341516815">
                                              <w:marLeft w:val="0"/>
                                              <w:marRight w:val="0"/>
                                              <w:marTop w:val="0"/>
                                              <w:marBottom w:val="0"/>
                                              <w:divBdr>
                                                <w:top w:val="none" w:sz="0" w:space="0" w:color="auto"/>
                                                <w:left w:val="none" w:sz="0" w:space="0" w:color="auto"/>
                                                <w:bottom w:val="none" w:sz="0" w:space="0" w:color="auto"/>
                                                <w:right w:val="none" w:sz="0" w:space="0" w:color="auto"/>
                                              </w:divBdr>
                                            </w:div>
                                            <w:div w:id="1105150853">
                                              <w:marLeft w:val="0"/>
                                              <w:marRight w:val="0"/>
                                              <w:marTop w:val="0"/>
                                              <w:marBottom w:val="0"/>
                                              <w:divBdr>
                                                <w:top w:val="none" w:sz="0" w:space="0" w:color="auto"/>
                                                <w:left w:val="none" w:sz="0" w:space="0" w:color="auto"/>
                                                <w:bottom w:val="none" w:sz="0" w:space="0" w:color="auto"/>
                                                <w:right w:val="none" w:sz="0" w:space="0" w:color="auto"/>
                                              </w:divBdr>
                                            </w:div>
                                            <w:div w:id="313993751">
                                              <w:marLeft w:val="0"/>
                                              <w:marRight w:val="0"/>
                                              <w:marTop w:val="0"/>
                                              <w:marBottom w:val="0"/>
                                              <w:divBdr>
                                                <w:top w:val="none" w:sz="0" w:space="0" w:color="auto"/>
                                                <w:left w:val="none" w:sz="0" w:space="0" w:color="auto"/>
                                                <w:bottom w:val="none" w:sz="0" w:space="0" w:color="auto"/>
                                                <w:right w:val="none" w:sz="0" w:space="0" w:color="auto"/>
                                              </w:divBdr>
                                            </w:div>
                                            <w:div w:id="13815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17282">
                                      <w:marLeft w:val="0"/>
                                      <w:marRight w:val="0"/>
                                      <w:marTop w:val="0"/>
                                      <w:marBottom w:val="0"/>
                                      <w:divBdr>
                                        <w:top w:val="none" w:sz="0" w:space="0" w:color="auto"/>
                                        <w:left w:val="none" w:sz="0" w:space="0" w:color="auto"/>
                                        <w:bottom w:val="none" w:sz="0" w:space="0" w:color="auto"/>
                                        <w:right w:val="none" w:sz="0" w:space="0" w:color="auto"/>
                                      </w:divBdr>
                                      <w:divsChild>
                                        <w:div w:id="986282530">
                                          <w:marLeft w:val="0"/>
                                          <w:marRight w:val="0"/>
                                          <w:marTop w:val="0"/>
                                          <w:marBottom w:val="0"/>
                                          <w:divBdr>
                                            <w:top w:val="none" w:sz="0" w:space="0" w:color="auto"/>
                                            <w:left w:val="none" w:sz="0" w:space="0" w:color="auto"/>
                                            <w:bottom w:val="none" w:sz="0" w:space="0" w:color="auto"/>
                                            <w:right w:val="none" w:sz="0" w:space="0" w:color="auto"/>
                                          </w:divBdr>
                                          <w:divsChild>
                                            <w:div w:id="1952197472">
                                              <w:marLeft w:val="0"/>
                                              <w:marRight w:val="0"/>
                                              <w:marTop w:val="0"/>
                                              <w:marBottom w:val="0"/>
                                              <w:divBdr>
                                                <w:top w:val="none" w:sz="0" w:space="0" w:color="auto"/>
                                                <w:left w:val="none" w:sz="0" w:space="0" w:color="auto"/>
                                                <w:bottom w:val="none" w:sz="0" w:space="0" w:color="auto"/>
                                                <w:right w:val="none" w:sz="0" w:space="0" w:color="auto"/>
                                              </w:divBdr>
                                            </w:div>
                                            <w:div w:id="279147225">
                                              <w:marLeft w:val="0"/>
                                              <w:marRight w:val="0"/>
                                              <w:marTop w:val="0"/>
                                              <w:marBottom w:val="0"/>
                                              <w:divBdr>
                                                <w:top w:val="none" w:sz="0" w:space="0" w:color="auto"/>
                                                <w:left w:val="none" w:sz="0" w:space="0" w:color="auto"/>
                                                <w:bottom w:val="none" w:sz="0" w:space="0" w:color="auto"/>
                                                <w:right w:val="none" w:sz="0" w:space="0" w:color="auto"/>
                                              </w:divBdr>
                                            </w:div>
                                            <w:div w:id="27994597">
                                              <w:marLeft w:val="0"/>
                                              <w:marRight w:val="0"/>
                                              <w:marTop w:val="0"/>
                                              <w:marBottom w:val="0"/>
                                              <w:divBdr>
                                                <w:top w:val="none" w:sz="0" w:space="0" w:color="auto"/>
                                                <w:left w:val="none" w:sz="0" w:space="0" w:color="auto"/>
                                                <w:bottom w:val="none" w:sz="0" w:space="0" w:color="auto"/>
                                                <w:right w:val="none" w:sz="0" w:space="0" w:color="auto"/>
                                              </w:divBdr>
                                            </w:div>
                                            <w:div w:id="169104911">
                                              <w:marLeft w:val="0"/>
                                              <w:marRight w:val="0"/>
                                              <w:marTop w:val="0"/>
                                              <w:marBottom w:val="0"/>
                                              <w:divBdr>
                                                <w:top w:val="none" w:sz="0" w:space="0" w:color="auto"/>
                                                <w:left w:val="none" w:sz="0" w:space="0" w:color="auto"/>
                                                <w:bottom w:val="none" w:sz="0" w:space="0" w:color="auto"/>
                                                <w:right w:val="none" w:sz="0" w:space="0" w:color="auto"/>
                                              </w:divBdr>
                                            </w:div>
                                            <w:div w:id="1869566692">
                                              <w:marLeft w:val="0"/>
                                              <w:marRight w:val="0"/>
                                              <w:marTop w:val="0"/>
                                              <w:marBottom w:val="0"/>
                                              <w:divBdr>
                                                <w:top w:val="none" w:sz="0" w:space="0" w:color="auto"/>
                                                <w:left w:val="none" w:sz="0" w:space="0" w:color="auto"/>
                                                <w:bottom w:val="none" w:sz="0" w:space="0" w:color="auto"/>
                                                <w:right w:val="none" w:sz="0" w:space="0" w:color="auto"/>
                                              </w:divBdr>
                                            </w:div>
                                            <w:div w:id="1580865957">
                                              <w:marLeft w:val="0"/>
                                              <w:marRight w:val="0"/>
                                              <w:marTop w:val="0"/>
                                              <w:marBottom w:val="0"/>
                                              <w:divBdr>
                                                <w:top w:val="none" w:sz="0" w:space="0" w:color="auto"/>
                                                <w:left w:val="none" w:sz="0" w:space="0" w:color="auto"/>
                                                <w:bottom w:val="none" w:sz="0" w:space="0" w:color="auto"/>
                                                <w:right w:val="none" w:sz="0" w:space="0" w:color="auto"/>
                                              </w:divBdr>
                                            </w:div>
                                            <w:div w:id="1173296523">
                                              <w:marLeft w:val="0"/>
                                              <w:marRight w:val="0"/>
                                              <w:marTop w:val="0"/>
                                              <w:marBottom w:val="0"/>
                                              <w:divBdr>
                                                <w:top w:val="none" w:sz="0" w:space="0" w:color="auto"/>
                                                <w:left w:val="none" w:sz="0" w:space="0" w:color="auto"/>
                                                <w:bottom w:val="none" w:sz="0" w:space="0" w:color="auto"/>
                                                <w:right w:val="none" w:sz="0" w:space="0" w:color="auto"/>
                                              </w:divBdr>
                                            </w:div>
                                            <w:div w:id="1254169421">
                                              <w:marLeft w:val="0"/>
                                              <w:marRight w:val="0"/>
                                              <w:marTop w:val="0"/>
                                              <w:marBottom w:val="0"/>
                                              <w:divBdr>
                                                <w:top w:val="none" w:sz="0" w:space="0" w:color="auto"/>
                                                <w:left w:val="none" w:sz="0" w:space="0" w:color="auto"/>
                                                <w:bottom w:val="none" w:sz="0" w:space="0" w:color="auto"/>
                                                <w:right w:val="none" w:sz="0" w:space="0" w:color="auto"/>
                                              </w:divBdr>
                                            </w:div>
                                            <w:div w:id="200809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81852">
                                      <w:marLeft w:val="0"/>
                                      <w:marRight w:val="0"/>
                                      <w:marTop w:val="0"/>
                                      <w:marBottom w:val="0"/>
                                      <w:divBdr>
                                        <w:top w:val="none" w:sz="0" w:space="0" w:color="auto"/>
                                        <w:left w:val="none" w:sz="0" w:space="0" w:color="auto"/>
                                        <w:bottom w:val="none" w:sz="0" w:space="0" w:color="auto"/>
                                        <w:right w:val="none" w:sz="0" w:space="0" w:color="auto"/>
                                      </w:divBdr>
                                    </w:div>
                                    <w:div w:id="328874152">
                                      <w:marLeft w:val="0"/>
                                      <w:marRight w:val="0"/>
                                      <w:marTop w:val="0"/>
                                      <w:marBottom w:val="0"/>
                                      <w:divBdr>
                                        <w:top w:val="none" w:sz="0" w:space="0" w:color="auto"/>
                                        <w:left w:val="none" w:sz="0" w:space="0" w:color="auto"/>
                                        <w:bottom w:val="none" w:sz="0" w:space="0" w:color="auto"/>
                                        <w:right w:val="none" w:sz="0" w:space="0" w:color="auto"/>
                                      </w:divBdr>
                                    </w:div>
                                    <w:div w:id="104082602">
                                      <w:marLeft w:val="0"/>
                                      <w:marRight w:val="0"/>
                                      <w:marTop w:val="0"/>
                                      <w:marBottom w:val="0"/>
                                      <w:divBdr>
                                        <w:top w:val="none" w:sz="0" w:space="0" w:color="auto"/>
                                        <w:left w:val="none" w:sz="0" w:space="0" w:color="auto"/>
                                        <w:bottom w:val="none" w:sz="0" w:space="0" w:color="auto"/>
                                        <w:right w:val="none" w:sz="0" w:space="0" w:color="auto"/>
                                      </w:divBdr>
                                      <w:divsChild>
                                        <w:div w:id="1202940512">
                                          <w:marLeft w:val="0"/>
                                          <w:marRight w:val="0"/>
                                          <w:marTop w:val="0"/>
                                          <w:marBottom w:val="0"/>
                                          <w:divBdr>
                                            <w:top w:val="none" w:sz="0" w:space="0" w:color="auto"/>
                                            <w:left w:val="none" w:sz="0" w:space="0" w:color="auto"/>
                                            <w:bottom w:val="none" w:sz="0" w:space="0" w:color="auto"/>
                                            <w:right w:val="none" w:sz="0" w:space="0" w:color="auto"/>
                                          </w:divBdr>
                                          <w:divsChild>
                                            <w:div w:id="203275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747032">
                                      <w:marLeft w:val="0"/>
                                      <w:marRight w:val="0"/>
                                      <w:marTop w:val="0"/>
                                      <w:marBottom w:val="0"/>
                                      <w:divBdr>
                                        <w:top w:val="none" w:sz="0" w:space="0" w:color="auto"/>
                                        <w:left w:val="none" w:sz="0" w:space="0" w:color="auto"/>
                                        <w:bottom w:val="none" w:sz="0" w:space="0" w:color="auto"/>
                                        <w:right w:val="none" w:sz="0" w:space="0" w:color="auto"/>
                                      </w:divBdr>
                                      <w:divsChild>
                                        <w:div w:id="1880239094">
                                          <w:marLeft w:val="0"/>
                                          <w:marRight w:val="0"/>
                                          <w:marTop w:val="0"/>
                                          <w:marBottom w:val="0"/>
                                          <w:divBdr>
                                            <w:top w:val="none" w:sz="0" w:space="0" w:color="auto"/>
                                            <w:left w:val="none" w:sz="0" w:space="0" w:color="auto"/>
                                            <w:bottom w:val="none" w:sz="0" w:space="0" w:color="auto"/>
                                            <w:right w:val="none" w:sz="0" w:space="0" w:color="auto"/>
                                          </w:divBdr>
                                          <w:divsChild>
                                            <w:div w:id="1424843089">
                                              <w:marLeft w:val="0"/>
                                              <w:marRight w:val="0"/>
                                              <w:marTop w:val="0"/>
                                              <w:marBottom w:val="0"/>
                                              <w:divBdr>
                                                <w:top w:val="none" w:sz="0" w:space="0" w:color="auto"/>
                                                <w:left w:val="none" w:sz="0" w:space="0" w:color="auto"/>
                                                <w:bottom w:val="none" w:sz="0" w:space="0" w:color="auto"/>
                                                <w:right w:val="none" w:sz="0" w:space="0" w:color="auto"/>
                                              </w:divBdr>
                                            </w:div>
                                            <w:div w:id="42827264">
                                              <w:marLeft w:val="0"/>
                                              <w:marRight w:val="0"/>
                                              <w:marTop w:val="0"/>
                                              <w:marBottom w:val="0"/>
                                              <w:divBdr>
                                                <w:top w:val="none" w:sz="0" w:space="0" w:color="auto"/>
                                                <w:left w:val="none" w:sz="0" w:space="0" w:color="auto"/>
                                                <w:bottom w:val="none" w:sz="0" w:space="0" w:color="auto"/>
                                                <w:right w:val="none" w:sz="0" w:space="0" w:color="auto"/>
                                              </w:divBdr>
                                            </w:div>
                                            <w:div w:id="926307918">
                                              <w:marLeft w:val="0"/>
                                              <w:marRight w:val="0"/>
                                              <w:marTop w:val="0"/>
                                              <w:marBottom w:val="0"/>
                                              <w:divBdr>
                                                <w:top w:val="none" w:sz="0" w:space="0" w:color="auto"/>
                                                <w:left w:val="none" w:sz="0" w:space="0" w:color="auto"/>
                                                <w:bottom w:val="none" w:sz="0" w:space="0" w:color="auto"/>
                                                <w:right w:val="none" w:sz="0" w:space="0" w:color="auto"/>
                                              </w:divBdr>
                                            </w:div>
                                            <w:div w:id="2021855554">
                                              <w:marLeft w:val="0"/>
                                              <w:marRight w:val="0"/>
                                              <w:marTop w:val="0"/>
                                              <w:marBottom w:val="0"/>
                                              <w:divBdr>
                                                <w:top w:val="none" w:sz="0" w:space="0" w:color="auto"/>
                                                <w:left w:val="none" w:sz="0" w:space="0" w:color="auto"/>
                                                <w:bottom w:val="none" w:sz="0" w:space="0" w:color="auto"/>
                                                <w:right w:val="none" w:sz="0" w:space="0" w:color="auto"/>
                                              </w:divBdr>
                                            </w:div>
                                            <w:div w:id="1321344770">
                                              <w:marLeft w:val="0"/>
                                              <w:marRight w:val="0"/>
                                              <w:marTop w:val="0"/>
                                              <w:marBottom w:val="0"/>
                                              <w:divBdr>
                                                <w:top w:val="none" w:sz="0" w:space="0" w:color="auto"/>
                                                <w:left w:val="none" w:sz="0" w:space="0" w:color="auto"/>
                                                <w:bottom w:val="none" w:sz="0" w:space="0" w:color="auto"/>
                                                <w:right w:val="none" w:sz="0" w:space="0" w:color="auto"/>
                                              </w:divBdr>
                                            </w:div>
                                            <w:div w:id="1006906792">
                                              <w:marLeft w:val="0"/>
                                              <w:marRight w:val="0"/>
                                              <w:marTop w:val="0"/>
                                              <w:marBottom w:val="0"/>
                                              <w:divBdr>
                                                <w:top w:val="none" w:sz="0" w:space="0" w:color="auto"/>
                                                <w:left w:val="none" w:sz="0" w:space="0" w:color="auto"/>
                                                <w:bottom w:val="none" w:sz="0" w:space="0" w:color="auto"/>
                                                <w:right w:val="none" w:sz="0" w:space="0" w:color="auto"/>
                                              </w:divBdr>
                                            </w:div>
                                            <w:div w:id="944381423">
                                              <w:marLeft w:val="0"/>
                                              <w:marRight w:val="0"/>
                                              <w:marTop w:val="0"/>
                                              <w:marBottom w:val="0"/>
                                              <w:divBdr>
                                                <w:top w:val="none" w:sz="0" w:space="0" w:color="auto"/>
                                                <w:left w:val="none" w:sz="0" w:space="0" w:color="auto"/>
                                                <w:bottom w:val="none" w:sz="0" w:space="0" w:color="auto"/>
                                                <w:right w:val="none" w:sz="0" w:space="0" w:color="auto"/>
                                              </w:divBdr>
                                            </w:div>
                                            <w:div w:id="864946026">
                                              <w:marLeft w:val="0"/>
                                              <w:marRight w:val="0"/>
                                              <w:marTop w:val="0"/>
                                              <w:marBottom w:val="0"/>
                                              <w:divBdr>
                                                <w:top w:val="none" w:sz="0" w:space="0" w:color="auto"/>
                                                <w:left w:val="none" w:sz="0" w:space="0" w:color="auto"/>
                                                <w:bottom w:val="none" w:sz="0" w:space="0" w:color="auto"/>
                                                <w:right w:val="none" w:sz="0" w:space="0" w:color="auto"/>
                                              </w:divBdr>
                                            </w:div>
                                            <w:div w:id="44709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565455">
                                      <w:marLeft w:val="0"/>
                                      <w:marRight w:val="0"/>
                                      <w:marTop w:val="0"/>
                                      <w:marBottom w:val="0"/>
                                      <w:divBdr>
                                        <w:top w:val="none" w:sz="0" w:space="0" w:color="auto"/>
                                        <w:left w:val="none" w:sz="0" w:space="0" w:color="auto"/>
                                        <w:bottom w:val="none" w:sz="0" w:space="0" w:color="auto"/>
                                        <w:right w:val="none" w:sz="0" w:space="0" w:color="auto"/>
                                      </w:divBdr>
                                    </w:div>
                                    <w:div w:id="746927694">
                                      <w:marLeft w:val="0"/>
                                      <w:marRight w:val="0"/>
                                      <w:marTop w:val="0"/>
                                      <w:marBottom w:val="0"/>
                                      <w:divBdr>
                                        <w:top w:val="none" w:sz="0" w:space="0" w:color="auto"/>
                                        <w:left w:val="none" w:sz="0" w:space="0" w:color="auto"/>
                                        <w:bottom w:val="none" w:sz="0" w:space="0" w:color="auto"/>
                                        <w:right w:val="none" w:sz="0" w:space="0" w:color="auto"/>
                                      </w:divBdr>
                                    </w:div>
                                    <w:div w:id="1748724432">
                                      <w:marLeft w:val="0"/>
                                      <w:marRight w:val="0"/>
                                      <w:marTop w:val="0"/>
                                      <w:marBottom w:val="0"/>
                                      <w:divBdr>
                                        <w:top w:val="none" w:sz="0" w:space="0" w:color="auto"/>
                                        <w:left w:val="none" w:sz="0" w:space="0" w:color="auto"/>
                                        <w:bottom w:val="none" w:sz="0" w:space="0" w:color="auto"/>
                                        <w:right w:val="none" w:sz="0" w:space="0" w:color="auto"/>
                                      </w:divBdr>
                                      <w:divsChild>
                                        <w:div w:id="1548486319">
                                          <w:marLeft w:val="0"/>
                                          <w:marRight w:val="0"/>
                                          <w:marTop w:val="0"/>
                                          <w:marBottom w:val="0"/>
                                          <w:divBdr>
                                            <w:top w:val="none" w:sz="0" w:space="0" w:color="auto"/>
                                            <w:left w:val="none" w:sz="0" w:space="0" w:color="auto"/>
                                            <w:bottom w:val="none" w:sz="0" w:space="0" w:color="auto"/>
                                            <w:right w:val="none" w:sz="0" w:space="0" w:color="auto"/>
                                          </w:divBdr>
                                          <w:divsChild>
                                            <w:div w:id="1607618542">
                                              <w:marLeft w:val="0"/>
                                              <w:marRight w:val="0"/>
                                              <w:marTop w:val="0"/>
                                              <w:marBottom w:val="0"/>
                                              <w:divBdr>
                                                <w:top w:val="none" w:sz="0" w:space="0" w:color="auto"/>
                                                <w:left w:val="none" w:sz="0" w:space="0" w:color="auto"/>
                                                <w:bottom w:val="none" w:sz="0" w:space="0" w:color="auto"/>
                                                <w:right w:val="none" w:sz="0" w:space="0" w:color="auto"/>
                                              </w:divBdr>
                                            </w:div>
                                            <w:div w:id="135577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498428">
                                      <w:marLeft w:val="0"/>
                                      <w:marRight w:val="0"/>
                                      <w:marTop w:val="0"/>
                                      <w:marBottom w:val="0"/>
                                      <w:divBdr>
                                        <w:top w:val="none" w:sz="0" w:space="0" w:color="auto"/>
                                        <w:left w:val="none" w:sz="0" w:space="0" w:color="auto"/>
                                        <w:bottom w:val="none" w:sz="0" w:space="0" w:color="auto"/>
                                        <w:right w:val="none" w:sz="0" w:space="0" w:color="auto"/>
                                      </w:divBdr>
                                    </w:div>
                                    <w:div w:id="58403864">
                                      <w:marLeft w:val="0"/>
                                      <w:marRight w:val="0"/>
                                      <w:marTop w:val="0"/>
                                      <w:marBottom w:val="0"/>
                                      <w:divBdr>
                                        <w:top w:val="none" w:sz="0" w:space="0" w:color="auto"/>
                                        <w:left w:val="none" w:sz="0" w:space="0" w:color="auto"/>
                                        <w:bottom w:val="none" w:sz="0" w:space="0" w:color="auto"/>
                                        <w:right w:val="none" w:sz="0" w:space="0" w:color="auto"/>
                                      </w:divBdr>
                                      <w:divsChild>
                                        <w:div w:id="727730128">
                                          <w:marLeft w:val="0"/>
                                          <w:marRight w:val="0"/>
                                          <w:marTop w:val="0"/>
                                          <w:marBottom w:val="0"/>
                                          <w:divBdr>
                                            <w:top w:val="none" w:sz="0" w:space="0" w:color="auto"/>
                                            <w:left w:val="none" w:sz="0" w:space="0" w:color="auto"/>
                                            <w:bottom w:val="none" w:sz="0" w:space="0" w:color="auto"/>
                                            <w:right w:val="none" w:sz="0" w:space="0" w:color="auto"/>
                                          </w:divBdr>
                                          <w:divsChild>
                                            <w:div w:id="733506966">
                                              <w:marLeft w:val="0"/>
                                              <w:marRight w:val="0"/>
                                              <w:marTop w:val="0"/>
                                              <w:marBottom w:val="0"/>
                                              <w:divBdr>
                                                <w:top w:val="none" w:sz="0" w:space="0" w:color="auto"/>
                                                <w:left w:val="none" w:sz="0" w:space="0" w:color="auto"/>
                                                <w:bottom w:val="none" w:sz="0" w:space="0" w:color="auto"/>
                                                <w:right w:val="none" w:sz="0" w:space="0" w:color="auto"/>
                                              </w:divBdr>
                                            </w:div>
                                            <w:div w:id="1161432140">
                                              <w:marLeft w:val="0"/>
                                              <w:marRight w:val="0"/>
                                              <w:marTop w:val="0"/>
                                              <w:marBottom w:val="0"/>
                                              <w:divBdr>
                                                <w:top w:val="none" w:sz="0" w:space="0" w:color="auto"/>
                                                <w:left w:val="none" w:sz="0" w:space="0" w:color="auto"/>
                                                <w:bottom w:val="none" w:sz="0" w:space="0" w:color="auto"/>
                                                <w:right w:val="none" w:sz="0" w:space="0" w:color="auto"/>
                                              </w:divBdr>
                                            </w:div>
                                            <w:div w:id="1390767372">
                                              <w:marLeft w:val="0"/>
                                              <w:marRight w:val="0"/>
                                              <w:marTop w:val="0"/>
                                              <w:marBottom w:val="0"/>
                                              <w:divBdr>
                                                <w:top w:val="none" w:sz="0" w:space="0" w:color="auto"/>
                                                <w:left w:val="none" w:sz="0" w:space="0" w:color="auto"/>
                                                <w:bottom w:val="none" w:sz="0" w:space="0" w:color="auto"/>
                                                <w:right w:val="none" w:sz="0" w:space="0" w:color="auto"/>
                                              </w:divBdr>
                                            </w:div>
                                            <w:div w:id="1912155458">
                                              <w:marLeft w:val="0"/>
                                              <w:marRight w:val="0"/>
                                              <w:marTop w:val="0"/>
                                              <w:marBottom w:val="0"/>
                                              <w:divBdr>
                                                <w:top w:val="none" w:sz="0" w:space="0" w:color="auto"/>
                                                <w:left w:val="none" w:sz="0" w:space="0" w:color="auto"/>
                                                <w:bottom w:val="none" w:sz="0" w:space="0" w:color="auto"/>
                                                <w:right w:val="none" w:sz="0" w:space="0" w:color="auto"/>
                                              </w:divBdr>
                                            </w:div>
                                            <w:div w:id="1114708279">
                                              <w:marLeft w:val="0"/>
                                              <w:marRight w:val="0"/>
                                              <w:marTop w:val="0"/>
                                              <w:marBottom w:val="0"/>
                                              <w:divBdr>
                                                <w:top w:val="none" w:sz="0" w:space="0" w:color="auto"/>
                                                <w:left w:val="none" w:sz="0" w:space="0" w:color="auto"/>
                                                <w:bottom w:val="none" w:sz="0" w:space="0" w:color="auto"/>
                                                <w:right w:val="none" w:sz="0" w:space="0" w:color="auto"/>
                                              </w:divBdr>
                                            </w:div>
                                            <w:div w:id="36659850">
                                              <w:marLeft w:val="0"/>
                                              <w:marRight w:val="0"/>
                                              <w:marTop w:val="0"/>
                                              <w:marBottom w:val="0"/>
                                              <w:divBdr>
                                                <w:top w:val="none" w:sz="0" w:space="0" w:color="auto"/>
                                                <w:left w:val="none" w:sz="0" w:space="0" w:color="auto"/>
                                                <w:bottom w:val="none" w:sz="0" w:space="0" w:color="auto"/>
                                                <w:right w:val="none" w:sz="0" w:space="0" w:color="auto"/>
                                              </w:divBdr>
                                            </w:div>
                                            <w:div w:id="1747847820">
                                              <w:marLeft w:val="0"/>
                                              <w:marRight w:val="0"/>
                                              <w:marTop w:val="0"/>
                                              <w:marBottom w:val="0"/>
                                              <w:divBdr>
                                                <w:top w:val="none" w:sz="0" w:space="0" w:color="auto"/>
                                                <w:left w:val="none" w:sz="0" w:space="0" w:color="auto"/>
                                                <w:bottom w:val="none" w:sz="0" w:space="0" w:color="auto"/>
                                                <w:right w:val="none" w:sz="0" w:space="0" w:color="auto"/>
                                              </w:divBdr>
                                            </w:div>
                                            <w:div w:id="24853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4099">
                                      <w:marLeft w:val="0"/>
                                      <w:marRight w:val="0"/>
                                      <w:marTop w:val="0"/>
                                      <w:marBottom w:val="0"/>
                                      <w:divBdr>
                                        <w:top w:val="none" w:sz="0" w:space="0" w:color="auto"/>
                                        <w:left w:val="none" w:sz="0" w:space="0" w:color="auto"/>
                                        <w:bottom w:val="none" w:sz="0" w:space="0" w:color="auto"/>
                                        <w:right w:val="none" w:sz="0" w:space="0" w:color="auto"/>
                                      </w:divBdr>
                                    </w:div>
                                    <w:div w:id="752356665">
                                      <w:marLeft w:val="0"/>
                                      <w:marRight w:val="0"/>
                                      <w:marTop w:val="0"/>
                                      <w:marBottom w:val="0"/>
                                      <w:divBdr>
                                        <w:top w:val="none" w:sz="0" w:space="0" w:color="auto"/>
                                        <w:left w:val="none" w:sz="0" w:space="0" w:color="auto"/>
                                        <w:bottom w:val="none" w:sz="0" w:space="0" w:color="auto"/>
                                        <w:right w:val="none" w:sz="0" w:space="0" w:color="auto"/>
                                      </w:divBdr>
                                    </w:div>
                                    <w:div w:id="1877309235">
                                      <w:marLeft w:val="0"/>
                                      <w:marRight w:val="0"/>
                                      <w:marTop w:val="0"/>
                                      <w:marBottom w:val="0"/>
                                      <w:divBdr>
                                        <w:top w:val="none" w:sz="0" w:space="0" w:color="auto"/>
                                        <w:left w:val="none" w:sz="0" w:space="0" w:color="auto"/>
                                        <w:bottom w:val="none" w:sz="0" w:space="0" w:color="auto"/>
                                        <w:right w:val="none" w:sz="0" w:space="0" w:color="auto"/>
                                      </w:divBdr>
                                    </w:div>
                                    <w:div w:id="473332659">
                                      <w:marLeft w:val="0"/>
                                      <w:marRight w:val="0"/>
                                      <w:marTop w:val="0"/>
                                      <w:marBottom w:val="0"/>
                                      <w:divBdr>
                                        <w:top w:val="none" w:sz="0" w:space="0" w:color="auto"/>
                                        <w:left w:val="none" w:sz="0" w:space="0" w:color="auto"/>
                                        <w:bottom w:val="none" w:sz="0" w:space="0" w:color="auto"/>
                                        <w:right w:val="none" w:sz="0" w:space="0" w:color="auto"/>
                                      </w:divBdr>
                                    </w:div>
                                    <w:div w:id="112402017">
                                      <w:marLeft w:val="0"/>
                                      <w:marRight w:val="0"/>
                                      <w:marTop w:val="0"/>
                                      <w:marBottom w:val="0"/>
                                      <w:divBdr>
                                        <w:top w:val="none" w:sz="0" w:space="0" w:color="auto"/>
                                        <w:left w:val="none" w:sz="0" w:space="0" w:color="auto"/>
                                        <w:bottom w:val="none" w:sz="0" w:space="0" w:color="auto"/>
                                        <w:right w:val="none" w:sz="0" w:space="0" w:color="auto"/>
                                      </w:divBdr>
                                    </w:div>
                                    <w:div w:id="1576358926">
                                      <w:marLeft w:val="0"/>
                                      <w:marRight w:val="0"/>
                                      <w:marTop w:val="0"/>
                                      <w:marBottom w:val="0"/>
                                      <w:divBdr>
                                        <w:top w:val="none" w:sz="0" w:space="0" w:color="auto"/>
                                        <w:left w:val="none" w:sz="0" w:space="0" w:color="auto"/>
                                        <w:bottom w:val="none" w:sz="0" w:space="0" w:color="auto"/>
                                        <w:right w:val="none" w:sz="0" w:space="0" w:color="auto"/>
                                      </w:divBdr>
                                    </w:div>
                                    <w:div w:id="253057070">
                                      <w:marLeft w:val="0"/>
                                      <w:marRight w:val="0"/>
                                      <w:marTop w:val="0"/>
                                      <w:marBottom w:val="0"/>
                                      <w:divBdr>
                                        <w:top w:val="none" w:sz="0" w:space="0" w:color="auto"/>
                                        <w:left w:val="none" w:sz="0" w:space="0" w:color="auto"/>
                                        <w:bottom w:val="none" w:sz="0" w:space="0" w:color="auto"/>
                                        <w:right w:val="none" w:sz="0" w:space="0" w:color="auto"/>
                                      </w:divBdr>
                                    </w:div>
                                    <w:div w:id="470438311">
                                      <w:marLeft w:val="0"/>
                                      <w:marRight w:val="0"/>
                                      <w:marTop w:val="0"/>
                                      <w:marBottom w:val="0"/>
                                      <w:divBdr>
                                        <w:top w:val="none" w:sz="0" w:space="0" w:color="auto"/>
                                        <w:left w:val="none" w:sz="0" w:space="0" w:color="auto"/>
                                        <w:bottom w:val="none" w:sz="0" w:space="0" w:color="auto"/>
                                        <w:right w:val="none" w:sz="0" w:space="0" w:color="auto"/>
                                      </w:divBdr>
                                    </w:div>
                                    <w:div w:id="60280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8666579">
      <w:bodyDiv w:val="1"/>
      <w:marLeft w:val="0"/>
      <w:marRight w:val="0"/>
      <w:marTop w:val="0"/>
      <w:marBottom w:val="0"/>
      <w:divBdr>
        <w:top w:val="none" w:sz="0" w:space="0" w:color="auto"/>
        <w:left w:val="none" w:sz="0" w:space="0" w:color="auto"/>
        <w:bottom w:val="none" w:sz="0" w:space="0" w:color="auto"/>
        <w:right w:val="none" w:sz="0" w:space="0" w:color="auto"/>
      </w:divBdr>
      <w:divsChild>
        <w:div w:id="995300225">
          <w:marLeft w:val="0"/>
          <w:marRight w:val="0"/>
          <w:marTop w:val="0"/>
          <w:marBottom w:val="0"/>
          <w:divBdr>
            <w:top w:val="none" w:sz="0" w:space="0" w:color="auto"/>
            <w:left w:val="none" w:sz="0" w:space="0" w:color="auto"/>
            <w:bottom w:val="none" w:sz="0" w:space="0" w:color="auto"/>
            <w:right w:val="none" w:sz="0" w:space="0" w:color="auto"/>
          </w:divBdr>
          <w:divsChild>
            <w:div w:id="1170028406">
              <w:marLeft w:val="0"/>
              <w:marRight w:val="0"/>
              <w:marTop w:val="0"/>
              <w:marBottom w:val="0"/>
              <w:divBdr>
                <w:top w:val="none" w:sz="0" w:space="0" w:color="auto"/>
                <w:left w:val="none" w:sz="0" w:space="0" w:color="auto"/>
                <w:bottom w:val="none" w:sz="0" w:space="0" w:color="auto"/>
                <w:right w:val="none" w:sz="0" w:space="0" w:color="auto"/>
              </w:divBdr>
              <w:divsChild>
                <w:div w:id="1813324704">
                  <w:marLeft w:val="0"/>
                  <w:marRight w:val="0"/>
                  <w:marTop w:val="0"/>
                  <w:marBottom w:val="0"/>
                  <w:divBdr>
                    <w:top w:val="none" w:sz="0" w:space="0" w:color="auto"/>
                    <w:left w:val="none" w:sz="0" w:space="0" w:color="auto"/>
                    <w:bottom w:val="none" w:sz="0" w:space="0" w:color="auto"/>
                    <w:right w:val="none" w:sz="0" w:space="0" w:color="auto"/>
                  </w:divBdr>
                  <w:divsChild>
                    <w:div w:id="386152455">
                      <w:marLeft w:val="0"/>
                      <w:marRight w:val="0"/>
                      <w:marTop w:val="0"/>
                      <w:marBottom w:val="0"/>
                      <w:divBdr>
                        <w:top w:val="none" w:sz="0" w:space="0" w:color="auto"/>
                        <w:left w:val="none" w:sz="0" w:space="0" w:color="auto"/>
                        <w:bottom w:val="none" w:sz="0" w:space="0" w:color="auto"/>
                        <w:right w:val="none" w:sz="0" w:space="0" w:color="auto"/>
                      </w:divBdr>
                      <w:divsChild>
                        <w:div w:id="1123766318">
                          <w:marLeft w:val="0"/>
                          <w:marRight w:val="0"/>
                          <w:marTop w:val="0"/>
                          <w:marBottom w:val="0"/>
                          <w:divBdr>
                            <w:top w:val="none" w:sz="0" w:space="0" w:color="auto"/>
                            <w:left w:val="none" w:sz="0" w:space="0" w:color="auto"/>
                            <w:bottom w:val="none" w:sz="0" w:space="0" w:color="auto"/>
                            <w:right w:val="none" w:sz="0" w:space="0" w:color="auto"/>
                          </w:divBdr>
                          <w:divsChild>
                            <w:div w:id="1764952747">
                              <w:marLeft w:val="0"/>
                              <w:marRight w:val="0"/>
                              <w:marTop w:val="0"/>
                              <w:marBottom w:val="0"/>
                              <w:divBdr>
                                <w:top w:val="none" w:sz="0" w:space="0" w:color="auto"/>
                                <w:left w:val="none" w:sz="0" w:space="0" w:color="auto"/>
                                <w:bottom w:val="none" w:sz="0" w:space="0" w:color="auto"/>
                                <w:right w:val="none" w:sz="0" w:space="0" w:color="auto"/>
                              </w:divBdr>
                              <w:divsChild>
                                <w:div w:id="304939291">
                                  <w:marLeft w:val="0"/>
                                  <w:marRight w:val="0"/>
                                  <w:marTop w:val="0"/>
                                  <w:marBottom w:val="0"/>
                                  <w:divBdr>
                                    <w:top w:val="none" w:sz="0" w:space="0" w:color="auto"/>
                                    <w:left w:val="none" w:sz="0" w:space="0" w:color="auto"/>
                                    <w:bottom w:val="none" w:sz="0" w:space="0" w:color="auto"/>
                                    <w:right w:val="none" w:sz="0" w:space="0" w:color="auto"/>
                                  </w:divBdr>
                                  <w:divsChild>
                                    <w:div w:id="194269854">
                                      <w:marLeft w:val="0"/>
                                      <w:marRight w:val="0"/>
                                      <w:marTop w:val="0"/>
                                      <w:marBottom w:val="0"/>
                                      <w:divBdr>
                                        <w:top w:val="none" w:sz="0" w:space="0" w:color="auto"/>
                                        <w:left w:val="none" w:sz="0" w:space="0" w:color="auto"/>
                                        <w:bottom w:val="none" w:sz="0" w:space="0" w:color="auto"/>
                                        <w:right w:val="none" w:sz="0" w:space="0" w:color="auto"/>
                                      </w:divBdr>
                                      <w:divsChild>
                                        <w:div w:id="1650405139">
                                          <w:marLeft w:val="0"/>
                                          <w:marRight w:val="0"/>
                                          <w:marTop w:val="0"/>
                                          <w:marBottom w:val="0"/>
                                          <w:divBdr>
                                            <w:top w:val="none" w:sz="0" w:space="0" w:color="auto"/>
                                            <w:left w:val="none" w:sz="0" w:space="0" w:color="auto"/>
                                            <w:bottom w:val="none" w:sz="0" w:space="0" w:color="auto"/>
                                            <w:right w:val="none" w:sz="0" w:space="0" w:color="auto"/>
                                          </w:divBdr>
                                          <w:divsChild>
                                            <w:div w:id="1192493570">
                                              <w:marLeft w:val="0"/>
                                              <w:marRight w:val="0"/>
                                              <w:marTop w:val="0"/>
                                              <w:marBottom w:val="0"/>
                                              <w:divBdr>
                                                <w:top w:val="none" w:sz="0" w:space="0" w:color="auto"/>
                                                <w:left w:val="none" w:sz="0" w:space="0" w:color="auto"/>
                                                <w:bottom w:val="none" w:sz="0" w:space="0" w:color="auto"/>
                                                <w:right w:val="none" w:sz="0" w:space="0" w:color="auto"/>
                                              </w:divBdr>
                                            </w:div>
                                            <w:div w:id="197741073">
                                              <w:marLeft w:val="0"/>
                                              <w:marRight w:val="0"/>
                                              <w:marTop w:val="0"/>
                                              <w:marBottom w:val="0"/>
                                              <w:divBdr>
                                                <w:top w:val="none" w:sz="0" w:space="0" w:color="auto"/>
                                                <w:left w:val="none" w:sz="0" w:space="0" w:color="auto"/>
                                                <w:bottom w:val="none" w:sz="0" w:space="0" w:color="auto"/>
                                                <w:right w:val="none" w:sz="0" w:space="0" w:color="auto"/>
                                              </w:divBdr>
                                            </w:div>
                                            <w:div w:id="881819525">
                                              <w:marLeft w:val="0"/>
                                              <w:marRight w:val="0"/>
                                              <w:marTop w:val="0"/>
                                              <w:marBottom w:val="0"/>
                                              <w:divBdr>
                                                <w:top w:val="none" w:sz="0" w:space="0" w:color="auto"/>
                                                <w:left w:val="none" w:sz="0" w:space="0" w:color="auto"/>
                                                <w:bottom w:val="none" w:sz="0" w:space="0" w:color="auto"/>
                                                <w:right w:val="none" w:sz="0" w:space="0" w:color="auto"/>
                                              </w:divBdr>
                                            </w:div>
                                            <w:div w:id="34853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80719">
                                      <w:marLeft w:val="0"/>
                                      <w:marRight w:val="0"/>
                                      <w:marTop w:val="0"/>
                                      <w:marBottom w:val="0"/>
                                      <w:divBdr>
                                        <w:top w:val="none" w:sz="0" w:space="0" w:color="auto"/>
                                        <w:left w:val="none" w:sz="0" w:space="0" w:color="auto"/>
                                        <w:bottom w:val="none" w:sz="0" w:space="0" w:color="auto"/>
                                        <w:right w:val="none" w:sz="0" w:space="0" w:color="auto"/>
                                      </w:divBdr>
                                      <w:divsChild>
                                        <w:div w:id="464782776">
                                          <w:marLeft w:val="0"/>
                                          <w:marRight w:val="0"/>
                                          <w:marTop w:val="0"/>
                                          <w:marBottom w:val="0"/>
                                          <w:divBdr>
                                            <w:top w:val="none" w:sz="0" w:space="0" w:color="auto"/>
                                            <w:left w:val="none" w:sz="0" w:space="0" w:color="auto"/>
                                            <w:bottom w:val="none" w:sz="0" w:space="0" w:color="auto"/>
                                            <w:right w:val="none" w:sz="0" w:space="0" w:color="auto"/>
                                          </w:divBdr>
                                          <w:divsChild>
                                            <w:div w:id="893615207">
                                              <w:marLeft w:val="0"/>
                                              <w:marRight w:val="0"/>
                                              <w:marTop w:val="0"/>
                                              <w:marBottom w:val="0"/>
                                              <w:divBdr>
                                                <w:top w:val="none" w:sz="0" w:space="0" w:color="auto"/>
                                                <w:left w:val="none" w:sz="0" w:space="0" w:color="auto"/>
                                                <w:bottom w:val="none" w:sz="0" w:space="0" w:color="auto"/>
                                                <w:right w:val="none" w:sz="0" w:space="0" w:color="auto"/>
                                              </w:divBdr>
                                            </w:div>
                                            <w:div w:id="1987123835">
                                              <w:marLeft w:val="0"/>
                                              <w:marRight w:val="0"/>
                                              <w:marTop w:val="0"/>
                                              <w:marBottom w:val="0"/>
                                              <w:divBdr>
                                                <w:top w:val="none" w:sz="0" w:space="0" w:color="auto"/>
                                                <w:left w:val="none" w:sz="0" w:space="0" w:color="auto"/>
                                                <w:bottom w:val="none" w:sz="0" w:space="0" w:color="auto"/>
                                                <w:right w:val="none" w:sz="0" w:space="0" w:color="auto"/>
                                              </w:divBdr>
                                            </w:div>
                                            <w:div w:id="132411734">
                                              <w:marLeft w:val="0"/>
                                              <w:marRight w:val="0"/>
                                              <w:marTop w:val="0"/>
                                              <w:marBottom w:val="0"/>
                                              <w:divBdr>
                                                <w:top w:val="none" w:sz="0" w:space="0" w:color="auto"/>
                                                <w:left w:val="none" w:sz="0" w:space="0" w:color="auto"/>
                                                <w:bottom w:val="none" w:sz="0" w:space="0" w:color="auto"/>
                                                <w:right w:val="none" w:sz="0" w:space="0" w:color="auto"/>
                                              </w:divBdr>
                                            </w:div>
                                            <w:div w:id="1371105137">
                                              <w:marLeft w:val="0"/>
                                              <w:marRight w:val="0"/>
                                              <w:marTop w:val="0"/>
                                              <w:marBottom w:val="0"/>
                                              <w:divBdr>
                                                <w:top w:val="none" w:sz="0" w:space="0" w:color="auto"/>
                                                <w:left w:val="none" w:sz="0" w:space="0" w:color="auto"/>
                                                <w:bottom w:val="none" w:sz="0" w:space="0" w:color="auto"/>
                                                <w:right w:val="none" w:sz="0" w:space="0" w:color="auto"/>
                                              </w:divBdr>
                                            </w:div>
                                            <w:div w:id="998079806">
                                              <w:marLeft w:val="0"/>
                                              <w:marRight w:val="0"/>
                                              <w:marTop w:val="0"/>
                                              <w:marBottom w:val="0"/>
                                              <w:divBdr>
                                                <w:top w:val="none" w:sz="0" w:space="0" w:color="auto"/>
                                                <w:left w:val="none" w:sz="0" w:space="0" w:color="auto"/>
                                                <w:bottom w:val="none" w:sz="0" w:space="0" w:color="auto"/>
                                                <w:right w:val="none" w:sz="0" w:space="0" w:color="auto"/>
                                              </w:divBdr>
                                            </w:div>
                                            <w:div w:id="186793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17604">
                                      <w:marLeft w:val="0"/>
                                      <w:marRight w:val="0"/>
                                      <w:marTop w:val="0"/>
                                      <w:marBottom w:val="0"/>
                                      <w:divBdr>
                                        <w:top w:val="none" w:sz="0" w:space="0" w:color="auto"/>
                                        <w:left w:val="none" w:sz="0" w:space="0" w:color="auto"/>
                                        <w:bottom w:val="none" w:sz="0" w:space="0" w:color="auto"/>
                                        <w:right w:val="none" w:sz="0" w:space="0" w:color="auto"/>
                                      </w:divBdr>
                                    </w:div>
                                    <w:div w:id="2065835180">
                                      <w:marLeft w:val="0"/>
                                      <w:marRight w:val="0"/>
                                      <w:marTop w:val="0"/>
                                      <w:marBottom w:val="0"/>
                                      <w:divBdr>
                                        <w:top w:val="none" w:sz="0" w:space="0" w:color="auto"/>
                                        <w:left w:val="none" w:sz="0" w:space="0" w:color="auto"/>
                                        <w:bottom w:val="none" w:sz="0" w:space="0" w:color="auto"/>
                                        <w:right w:val="none" w:sz="0" w:space="0" w:color="auto"/>
                                      </w:divBdr>
                                    </w:div>
                                    <w:div w:id="971011349">
                                      <w:marLeft w:val="0"/>
                                      <w:marRight w:val="0"/>
                                      <w:marTop w:val="0"/>
                                      <w:marBottom w:val="0"/>
                                      <w:divBdr>
                                        <w:top w:val="none" w:sz="0" w:space="0" w:color="auto"/>
                                        <w:left w:val="none" w:sz="0" w:space="0" w:color="auto"/>
                                        <w:bottom w:val="none" w:sz="0" w:space="0" w:color="auto"/>
                                        <w:right w:val="none" w:sz="0" w:space="0" w:color="auto"/>
                                      </w:divBdr>
                                    </w:div>
                                    <w:div w:id="1106118479">
                                      <w:marLeft w:val="0"/>
                                      <w:marRight w:val="0"/>
                                      <w:marTop w:val="0"/>
                                      <w:marBottom w:val="0"/>
                                      <w:divBdr>
                                        <w:top w:val="none" w:sz="0" w:space="0" w:color="auto"/>
                                        <w:left w:val="none" w:sz="0" w:space="0" w:color="auto"/>
                                        <w:bottom w:val="none" w:sz="0" w:space="0" w:color="auto"/>
                                        <w:right w:val="none" w:sz="0" w:space="0" w:color="auto"/>
                                      </w:divBdr>
                                      <w:divsChild>
                                        <w:div w:id="428812796">
                                          <w:marLeft w:val="0"/>
                                          <w:marRight w:val="0"/>
                                          <w:marTop w:val="0"/>
                                          <w:marBottom w:val="0"/>
                                          <w:divBdr>
                                            <w:top w:val="none" w:sz="0" w:space="0" w:color="auto"/>
                                            <w:left w:val="none" w:sz="0" w:space="0" w:color="auto"/>
                                            <w:bottom w:val="none" w:sz="0" w:space="0" w:color="auto"/>
                                            <w:right w:val="none" w:sz="0" w:space="0" w:color="auto"/>
                                          </w:divBdr>
                                          <w:divsChild>
                                            <w:div w:id="630937788">
                                              <w:marLeft w:val="0"/>
                                              <w:marRight w:val="0"/>
                                              <w:marTop w:val="0"/>
                                              <w:marBottom w:val="0"/>
                                              <w:divBdr>
                                                <w:top w:val="none" w:sz="0" w:space="0" w:color="auto"/>
                                                <w:left w:val="none" w:sz="0" w:space="0" w:color="auto"/>
                                                <w:bottom w:val="none" w:sz="0" w:space="0" w:color="auto"/>
                                                <w:right w:val="none" w:sz="0" w:space="0" w:color="auto"/>
                                              </w:divBdr>
                                            </w:div>
                                            <w:div w:id="1206795580">
                                              <w:marLeft w:val="0"/>
                                              <w:marRight w:val="0"/>
                                              <w:marTop w:val="0"/>
                                              <w:marBottom w:val="0"/>
                                              <w:divBdr>
                                                <w:top w:val="none" w:sz="0" w:space="0" w:color="auto"/>
                                                <w:left w:val="none" w:sz="0" w:space="0" w:color="auto"/>
                                                <w:bottom w:val="none" w:sz="0" w:space="0" w:color="auto"/>
                                                <w:right w:val="none" w:sz="0" w:space="0" w:color="auto"/>
                                              </w:divBdr>
                                            </w:div>
                                            <w:div w:id="1454863811">
                                              <w:marLeft w:val="0"/>
                                              <w:marRight w:val="0"/>
                                              <w:marTop w:val="0"/>
                                              <w:marBottom w:val="0"/>
                                              <w:divBdr>
                                                <w:top w:val="none" w:sz="0" w:space="0" w:color="auto"/>
                                                <w:left w:val="none" w:sz="0" w:space="0" w:color="auto"/>
                                                <w:bottom w:val="none" w:sz="0" w:space="0" w:color="auto"/>
                                                <w:right w:val="none" w:sz="0" w:space="0" w:color="auto"/>
                                              </w:divBdr>
                                            </w:div>
                                            <w:div w:id="815999647">
                                              <w:marLeft w:val="0"/>
                                              <w:marRight w:val="0"/>
                                              <w:marTop w:val="0"/>
                                              <w:marBottom w:val="0"/>
                                              <w:divBdr>
                                                <w:top w:val="none" w:sz="0" w:space="0" w:color="auto"/>
                                                <w:left w:val="none" w:sz="0" w:space="0" w:color="auto"/>
                                                <w:bottom w:val="none" w:sz="0" w:space="0" w:color="auto"/>
                                                <w:right w:val="none" w:sz="0" w:space="0" w:color="auto"/>
                                              </w:divBdr>
                                            </w:div>
                                            <w:div w:id="1484201325">
                                              <w:marLeft w:val="0"/>
                                              <w:marRight w:val="0"/>
                                              <w:marTop w:val="0"/>
                                              <w:marBottom w:val="0"/>
                                              <w:divBdr>
                                                <w:top w:val="none" w:sz="0" w:space="0" w:color="auto"/>
                                                <w:left w:val="none" w:sz="0" w:space="0" w:color="auto"/>
                                                <w:bottom w:val="none" w:sz="0" w:space="0" w:color="auto"/>
                                                <w:right w:val="none" w:sz="0" w:space="0" w:color="auto"/>
                                              </w:divBdr>
                                            </w:div>
                                            <w:div w:id="956176922">
                                              <w:marLeft w:val="0"/>
                                              <w:marRight w:val="0"/>
                                              <w:marTop w:val="0"/>
                                              <w:marBottom w:val="0"/>
                                              <w:divBdr>
                                                <w:top w:val="none" w:sz="0" w:space="0" w:color="auto"/>
                                                <w:left w:val="none" w:sz="0" w:space="0" w:color="auto"/>
                                                <w:bottom w:val="none" w:sz="0" w:space="0" w:color="auto"/>
                                                <w:right w:val="none" w:sz="0" w:space="0" w:color="auto"/>
                                              </w:divBdr>
                                            </w:div>
                                            <w:div w:id="200752315">
                                              <w:marLeft w:val="0"/>
                                              <w:marRight w:val="0"/>
                                              <w:marTop w:val="0"/>
                                              <w:marBottom w:val="0"/>
                                              <w:divBdr>
                                                <w:top w:val="none" w:sz="0" w:space="0" w:color="auto"/>
                                                <w:left w:val="none" w:sz="0" w:space="0" w:color="auto"/>
                                                <w:bottom w:val="none" w:sz="0" w:space="0" w:color="auto"/>
                                                <w:right w:val="none" w:sz="0" w:space="0" w:color="auto"/>
                                              </w:divBdr>
                                            </w:div>
                                            <w:div w:id="89655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627801">
                                      <w:marLeft w:val="0"/>
                                      <w:marRight w:val="0"/>
                                      <w:marTop w:val="0"/>
                                      <w:marBottom w:val="0"/>
                                      <w:divBdr>
                                        <w:top w:val="none" w:sz="0" w:space="0" w:color="auto"/>
                                        <w:left w:val="none" w:sz="0" w:space="0" w:color="auto"/>
                                        <w:bottom w:val="none" w:sz="0" w:space="0" w:color="auto"/>
                                        <w:right w:val="none" w:sz="0" w:space="0" w:color="auto"/>
                                      </w:divBdr>
                                      <w:divsChild>
                                        <w:div w:id="2080784949">
                                          <w:marLeft w:val="0"/>
                                          <w:marRight w:val="0"/>
                                          <w:marTop w:val="0"/>
                                          <w:marBottom w:val="0"/>
                                          <w:divBdr>
                                            <w:top w:val="none" w:sz="0" w:space="0" w:color="auto"/>
                                            <w:left w:val="none" w:sz="0" w:space="0" w:color="auto"/>
                                            <w:bottom w:val="none" w:sz="0" w:space="0" w:color="auto"/>
                                            <w:right w:val="none" w:sz="0" w:space="0" w:color="auto"/>
                                          </w:divBdr>
                                          <w:divsChild>
                                            <w:div w:id="1935671564">
                                              <w:marLeft w:val="0"/>
                                              <w:marRight w:val="0"/>
                                              <w:marTop w:val="0"/>
                                              <w:marBottom w:val="0"/>
                                              <w:divBdr>
                                                <w:top w:val="none" w:sz="0" w:space="0" w:color="auto"/>
                                                <w:left w:val="none" w:sz="0" w:space="0" w:color="auto"/>
                                                <w:bottom w:val="none" w:sz="0" w:space="0" w:color="auto"/>
                                                <w:right w:val="none" w:sz="0" w:space="0" w:color="auto"/>
                                              </w:divBdr>
                                            </w:div>
                                            <w:div w:id="989403955">
                                              <w:marLeft w:val="0"/>
                                              <w:marRight w:val="0"/>
                                              <w:marTop w:val="0"/>
                                              <w:marBottom w:val="0"/>
                                              <w:divBdr>
                                                <w:top w:val="none" w:sz="0" w:space="0" w:color="auto"/>
                                                <w:left w:val="none" w:sz="0" w:space="0" w:color="auto"/>
                                                <w:bottom w:val="none" w:sz="0" w:space="0" w:color="auto"/>
                                                <w:right w:val="none" w:sz="0" w:space="0" w:color="auto"/>
                                              </w:divBdr>
                                            </w:div>
                                            <w:div w:id="1533231093">
                                              <w:marLeft w:val="0"/>
                                              <w:marRight w:val="0"/>
                                              <w:marTop w:val="0"/>
                                              <w:marBottom w:val="0"/>
                                              <w:divBdr>
                                                <w:top w:val="none" w:sz="0" w:space="0" w:color="auto"/>
                                                <w:left w:val="none" w:sz="0" w:space="0" w:color="auto"/>
                                                <w:bottom w:val="none" w:sz="0" w:space="0" w:color="auto"/>
                                                <w:right w:val="none" w:sz="0" w:space="0" w:color="auto"/>
                                              </w:divBdr>
                                            </w:div>
                                            <w:div w:id="987788320">
                                              <w:marLeft w:val="0"/>
                                              <w:marRight w:val="0"/>
                                              <w:marTop w:val="0"/>
                                              <w:marBottom w:val="0"/>
                                              <w:divBdr>
                                                <w:top w:val="none" w:sz="0" w:space="0" w:color="auto"/>
                                                <w:left w:val="none" w:sz="0" w:space="0" w:color="auto"/>
                                                <w:bottom w:val="none" w:sz="0" w:space="0" w:color="auto"/>
                                                <w:right w:val="none" w:sz="0" w:space="0" w:color="auto"/>
                                              </w:divBdr>
                                            </w:div>
                                            <w:div w:id="12154782">
                                              <w:marLeft w:val="0"/>
                                              <w:marRight w:val="0"/>
                                              <w:marTop w:val="0"/>
                                              <w:marBottom w:val="0"/>
                                              <w:divBdr>
                                                <w:top w:val="none" w:sz="0" w:space="0" w:color="auto"/>
                                                <w:left w:val="none" w:sz="0" w:space="0" w:color="auto"/>
                                                <w:bottom w:val="none" w:sz="0" w:space="0" w:color="auto"/>
                                                <w:right w:val="none" w:sz="0" w:space="0" w:color="auto"/>
                                              </w:divBdr>
                                            </w:div>
                                            <w:div w:id="1716538365">
                                              <w:marLeft w:val="0"/>
                                              <w:marRight w:val="0"/>
                                              <w:marTop w:val="0"/>
                                              <w:marBottom w:val="0"/>
                                              <w:divBdr>
                                                <w:top w:val="none" w:sz="0" w:space="0" w:color="auto"/>
                                                <w:left w:val="none" w:sz="0" w:space="0" w:color="auto"/>
                                                <w:bottom w:val="none" w:sz="0" w:space="0" w:color="auto"/>
                                                <w:right w:val="none" w:sz="0" w:space="0" w:color="auto"/>
                                              </w:divBdr>
                                            </w:div>
                                            <w:div w:id="914971915">
                                              <w:marLeft w:val="0"/>
                                              <w:marRight w:val="0"/>
                                              <w:marTop w:val="0"/>
                                              <w:marBottom w:val="0"/>
                                              <w:divBdr>
                                                <w:top w:val="none" w:sz="0" w:space="0" w:color="auto"/>
                                                <w:left w:val="none" w:sz="0" w:space="0" w:color="auto"/>
                                                <w:bottom w:val="none" w:sz="0" w:space="0" w:color="auto"/>
                                                <w:right w:val="none" w:sz="0" w:space="0" w:color="auto"/>
                                              </w:divBdr>
                                            </w:div>
                                            <w:div w:id="131406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952914">
                                      <w:marLeft w:val="0"/>
                                      <w:marRight w:val="0"/>
                                      <w:marTop w:val="0"/>
                                      <w:marBottom w:val="0"/>
                                      <w:divBdr>
                                        <w:top w:val="none" w:sz="0" w:space="0" w:color="auto"/>
                                        <w:left w:val="none" w:sz="0" w:space="0" w:color="auto"/>
                                        <w:bottom w:val="none" w:sz="0" w:space="0" w:color="auto"/>
                                        <w:right w:val="none" w:sz="0" w:space="0" w:color="auto"/>
                                      </w:divBdr>
                                      <w:divsChild>
                                        <w:div w:id="1212376718">
                                          <w:marLeft w:val="0"/>
                                          <w:marRight w:val="0"/>
                                          <w:marTop w:val="0"/>
                                          <w:marBottom w:val="0"/>
                                          <w:divBdr>
                                            <w:top w:val="none" w:sz="0" w:space="0" w:color="auto"/>
                                            <w:left w:val="none" w:sz="0" w:space="0" w:color="auto"/>
                                            <w:bottom w:val="none" w:sz="0" w:space="0" w:color="auto"/>
                                            <w:right w:val="none" w:sz="0" w:space="0" w:color="auto"/>
                                          </w:divBdr>
                                          <w:divsChild>
                                            <w:div w:id="211886767">
                                              <w:marLeft w:val="0"/>
                                              <w:marRight w:val="0"/>
                                              <w:marTop w:val="0"/>
                                              <w:marBottom w:val="0"/>
                                              <w:divBdr>
                                                <w:top w:val="none" w:sz="0" w:space="0" w:color="auto"/>
                                                <w:left w:val="none" w:sz="0" w:space="0" w:color="auto"/>
                                                <w:bottom w:val="none" w:sz="0" w:space="0" w:color="auto"/>
                                                <w:right w:val="none" w:sz="0" w:space="0" w:color="auto"/>
                                              </w:divBdr>
                                            </w:div>
                                            <w:div w:id="599146015">
                                              <w:marLeft w:val="0"/>
                                              <w:marRight w:val="0"/>
                                              <w:marTop w:val="0"/>
                                              <w:marBottom w:val="0"/>
                                              <w:divBdr>
                                                <w:top w:val="none" w:sz="0" w:space="0" w:color="auto"/>
                                                <w:left w:val="none" w:sz="0" w:space="0" w:color="auto"/>
                                                <w:bottom w:val="none" w:sz="0" w:space="0" w:color="auto"/>
                                                <w:right w:val="none" w:sz="0" w:space="0" w:color="auto"/>
                                              </w:divBdr>
                                            </w:div>
                                            <w:div w:id="615646992">
                                              <w:marLeft w:val="0"/>
                                              <w:marRight w:val="0"/>
                                              <w:marTop w:val="0"/>
                                              <w:marBottom w:val="0"/>
                                              <w:divBdr>
                                                <w:top w:val="none" w:sz="0" w:space="0" w:color="auto"/>
                                                <w:left w:val="none" w:sz="0" w:space="0" w:color="auto"/>
                                                <w:bottom w:val="none" w:sz="0" w:space="0" w:color="auto"/>
                                                <w:right w:val="none" w:sz="0" w:space="0" w:color="auto"/>
                                              </w:divBdr>
                                            </w:div>
                                            <w:div w:id="1765177537">
                                              <w:marLeft w:val="0"/>
                                              <w:marRight w:val="0"/>
                                              <w:marTop w:val="0"/>
                                              <w:marBottom w:val="0"/>
                                              <w:divBdr>
                                                <w:top w:val="none" w:sz="0" w:space="0" w:color="auto"/>
                                                <w:left w:val="none" w:sz="0" w:space="0" w:color="auto"/>
                                                <w:bottom w:val="none" w:sz="0" w:space="0" w:color="auto"/>
                                                <w:right w:val="none" w:sz="0" w:space="0" w:color="auto"/>
                                              </w:divBdr>
                                            </w:div>
                                            <w:div w:id="1550457940">
                                              <w:marLeft w:val="0"/>
                                              <w:marRight w:val="0"/>
                                              <w:marTop w:val="0"/>
                                              <w:marBottom w:val="0"/>
                                              <w:divBdr>
                                                <w:top w:val="none" w:sz="0" w:space="0" w:color="auto"/>
                                                <w:left w:val="none" w:sz="0" w:space="0" w:color="auto"/>
                                                <w:bottom w:val="none" w:sz="0" w:space="0" w:color="auto"/>
                                                <w:right w:val="none" w:sz="0" w:space="0" w:color="auto"/>
                                              </w:divBdr>
                                            </w:div>
                                            <w:div w:id="1017535767">
                                              <w:marLeft w:val="0"/>
                                              <w:marRight w:val="0"/>
                                              <w:marTop w:val="0"/>
                                              <w:marBottom w:val="0"/>
                                              <w:divBdr>
                                                <w:top w:val="none" w:sz="0" w:space="0" w:color="auto"/>
                                                <w:left w:val="none" w:sz="0" w:space="0" w:color="auto"/>
                                                <w:bottom w:val="none" w:sz="0" w:space="0" w:color="auto"/>
                                                <w:right w:val="none" w:sz="0" w:space="0" w:color="auto"/>
                                              </w:divBdr>
                                            </w:div>
                                            <w:div w:id="2021197701">
                                              <w:marLeft w:val="0"/>
                                              <w:marRight w:val="0"/>
                                              <w:marTop w:val="0"/>
                                              <w:marBottom w:val="0"/>
                                              <w:divBdr>
                                                <w:top w:val="none" w:sz="0" w:space="0" w:color="auto"/>
                                                <w:left w:val="none" w:sz="0" w:space="0" w:color="auto"/>
                                                <w:bottom w:val="none" w:sz="0" w:space="0" w:color="auto"/>
                                                <w:right w:val="none" w:sz="0" w:space="0" w:color="auto"/>
                                              </w:divBdr>
                                            </w:div>
                                            <w:div w:id="1036076848">
                                              <w:marLeft w:val="0"/>
                                              <w:marRight w:val="0"/>
                                              <w:marTop w:val="0"/>
                                              <w:marBottom w:val="0"/>
                                              <w:divBdr>
                                                <w:top w:val="none" w:sz="0" w:space="0" w:color="auto"/>
                                                <w:left w:val="none" w:sz="0" w:space="0" w:color="auto"/>
                                                <w:bottom w:val="none" w:sz="0" w:space="0" w:color="auto"/>
                                                <w:right w:val="none" w:sz="0" w:space="0" w:color="auto"/>
                                              </w:divBdr>
                                            </w:div>
                                            <w:div w:id="1833375955">
                                              <w:marLeft w:val="0"/>
                                              <w:marRight w:val="0"/>
                                              <w:marTop w:val="0"/>
                                              <w:marBottom w:val="0"/>
                                              <w:divBdr>
                                                <w:top w:val="none" w:sz="0" w:space="0" w:color="auto"/>
                                                <w:left w:val="none" w:sz="0" w:space="0" w:color="auto"/>
                                                <w:bottom w:val="none" w:sz="0" w:space="0" w:color="auto"/>
                                                <w:right w:val="none" w:sz="0" w:space="0" w:color="auto"/>
                                              </w:divBdr>
                                            </w:div>
                                            <w:div w:id="932476290">
                                              <w:marLeft w:val="0"/>
                                              <w:marRight w:val="0"/>
                                              <w:marTop w:val="0"/>
                                              <w:marBottom w:val="0"/>
                                              <w:divBdr>
                                                <w:top w:val="none" w:sz="0" w:space="0" w:color="auto"/>
                                                <w:left w:val="none" w:sz="0" w:space="0" w:color="auto"/>
                                                <w:bottom w:val="none" w:sz="0" w:space="0" w:color="auto"/>
                                                <w:right w:val="none" w:sz="0" w:space="0" w:color="auto"/>
                                              </w:divBdr>
                                            </w:div>
                                            <w:div w:id="1899245548">
                                              <w:marLeft w:val="0"/>
                                              <w:marRight w:val="0"/>
                                              <w:marTop w:val="0"/>
                                              <w:marBottom w:val="0"/>
                                              <w:divBdr>
                                                <w:top w:val="none" w:sz="0" w:space="0" w:color="auto"/>
                                                <w:left w:val="none" w:sz="0" w:space="0" w:color="auto"/>
                                                <w:bottom w:val="none" w:sz="0" w:space="0" w:color="auto"/>
                                                <w:right w:val="none" w:sz="0" w:space="0" w:color="auto"/>
                                              </w:divBdr>
                                            </w:div>
                                            <w:div w:id="758646392">
                                              <w:marLeft w:val="0"/>
                                              <w:marRight w:val="0"/>
                                              <w:marTop w:val="0"/>
                                              <w:marBottom w:val="0"/>
                                              <w:divBdr>
                                                <w:top w:val="none" w:sz="0" w:space="0" w:color="auto"/>
                                                <w:left w:val="none" w:sz="0" w:space="0" w:color="auto"/>
                                                <w:bottom w:val="none" w:sz="0" w:space="0" w:color="auto"/>
                                                <w:right w:val="none" w:sz="0" w:space="0" w:color="auto"/>
                                              </w:divBdr>
                                            </w:div>
                                            <w:div w:id="1122572845">
                                              <w:marLeft w:val="0"/>
                                              <w:marRight w:val="0"/>
                                              <w:marTop w:val="0"/>
                                              <w:marBottom w:val="0"/>
                                              <w:divBdr>
                                                <w:top w:val="none" w:sz="0" w:space="0" w:color="auto"/>
                                                <w:left w:val="none" w:sz="0" w:space="0" w:color="auto"/>
                                                <w:bottom w:val="none" w:sz="0" w:space="0" w:color="auto"/>
                                                <w:right w:val="none" w:sz="0" w:space="0" w:color="auto"/>
                                              </w:divBdr>
                                            </w:div>
                                            <w:div w:id="811101188">
                                              <w:marLeft w:val="0"/>
                                              <w:marRight w:val="0"/>
                                              <w:marTop w:val="0"/>
                                              <w:marBottom w:val="0"/>
                                              <w:divBdr>
                                                <w:top w:val="none" w:sz="0" w:space="0" w:color="auto"/>
                                                <w:left w:val="none" w:sz="0" w:space="0" w:color="auto"/>
                                                <w:bottom w:val="none" w:sz="0" w:space="0" w:color="auto"/>
                                                <w:right w:val="none" w:sz="0" w:space="0" w:color="auto"/>
                                              </w:divBdr>
                                            </w:div>
                                            <w:div w:id="5874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955923">
                                      <w:marLeft w:val="0"/>
                                      <w:marRight w:val="0"/>
                                      <w:marTop w:val="0"/>
                                      <w:marBottom w:val="0"/>
                                      <w:divBdr>
                                        <w:top w:val="none" w:sz="0" w:space="0" w:color="auto"/>
                                        <w:left w:val="none" w:sz="0" w:space="0" w:color="auto"/>
                                        <w:bottom w:val="none" w:sz="0" w:space="0" w:color="auto"/>
                                        <w:right w:val="none" w:sz="0" w:space="0" w:color="auto"/>
                                      </w:divBdr>
                                    </w:div>
                                    <w:div w:id="751119680">
                                      <w:marLeft w:val="0"/>
                                      <w:marRight w:val="0"/>
                                      <w:marTop w:val="0"/>
                                      <w:marBottom w:val="0"/>
                                      <w:divBdr>
                                        <w:top w:val="none" w:sz="0" w:space="0" w:color="auto"/>
                                        <w:left w:val="none" w:sz="0" w:space="0" w:color="auto"/>
                                        <w:bottom w:val="none" w:sz="0" w:space="0" w:color="auto"/>
                                        <w:right w:val="none" w:sz="0" w:space="0" w:color="auto"/>
                                      </w:divBdr>
                                      <w:divsChild>
                                        <w:div w:id="185757655">
                                          <w:marLeft w:val="0"/>
                                          <w:marRight w:val="0"/>
                                          <w:marTop w:val="0"/>
                                          <w:marBottom w:val="0"/>
                                          <w:divBdr>
                                            <w:top w:val="none" w:sz="0" w:space="0" w:color="auto"/>
                                            <w:left w:val="none" w:sz="0" w:space="0" w:color="auto"/>
                                            <w:bottom w:val="none" w:sz="0" w:space="0" w:color="auto"/>
                                            <w:right w:val="none" w:sz="0" w:space="0" w:color="auto"/>
                                          </w:divBdr>
                                          <w:divsChild>
                                            <w:div w:id="1280839845">
                                              <w:marLeft w:val="0"/>
                                              <w:marRight w:val="0"/>
                                              <w:marTop w:val="0"/>
                                              <w:marBottom w:val="0"/>
                                              <w:divBdr>
                                                <w:top w:val="none" w:sz="0" w:space="0" w:color="auto"/>
                                                <w:left w:val="none" w:sz="0" w:space="0" w:color="auto"/>
                                                <w:bottom w:val="none" w:sz="0" w:space="0" w:color="auto"/>
                                                <w:right w:val="none" w:sz="0" w:space="0" w:color="auto"/>
                                              </w:divBdr>
                                            </w:div>
                                            <w:div w:id="106438208">
                                              <w:marLeft w:val="0"/>
                                              <w:marRight w:val="0"/>
                                              <w:marTop w:val="0"/>
                                              <w:marBottom w:val="0"/>
                                              <w:divBdr>
                                                <w:top w:val="none" w:sz="0" w:space="0" w:color="auto"/>
                                                <w:left w:val="none" w:sz="0" w:space="0" w:color="auto"/>
                                                <w:bottom w:val="none" w:sz="0" w:space="0" w:color="auto"/>
                                                <w:right w:val="none" w:sz="0" w:space="0" w:color="auto"/>
                                              </w:divBdr>
                                            </w:div>
                                            <w:div w:id="2136410512">
                                              <w:marLeft w:val="0"/>
                                              <w:marRight w:val="0"/>
                                              <w:marTop w:val="0"/>
                                              <w:marBottom w:val="0"/>
                                              <w:divBdr>
                                                <w:top w:val="none" w:sz="0" w:space="0" w:color="auto"/>
                                                <w:left w:val="none" w:sz="0" w:space="0" w:color="auto"/>
                                                <w:bottom w:val="none" w:sz="0" w:space="0" w:color="auto"/>
                                                <w:right w:val="none" w:sz="0" w:space="0" w:color="auto"/>
                                              </w:divBdr>
                                            </w:div>
                                            <w:div w:id="1875195395">
                                              <w:marLeft w:val="0"/>
                                              <w:marRight w:val="0"/>
                                              <w:marTop w:val="0"/>
                                              <w:marBottom w:val="0"/>
                                              <w:divBdr>
                                                <w:top w:val="none" w:sz="0" w:space="0" w:color="auto"/>
                                                <w:left w:val="none" w:sz="0" w:space="0" w:color="auto"/>
                                                <w:bottom w:val="none" w:sz="0" w:space="0" w:color="auto"/>
                                                <w:right w:val="none" w:sz="0" w:space="0" w:color="auto"/>
                                              </w:divBdr>
                                            </w:div>
                                            <w:div w:id="656228467">
                                              <w:marLeft w:val="0"/>
                                              <w:marRight w:val="0"/>
                                              <w:marTop w:val="0"/>
                                              <w:marBottom w:val="0"/>
                                              <w:divBdr>
                                                <w:top w:val="none" w:sz="0" w:space="0" w:color="auto"/>
                                                <w:left w:val="none" w:sz="0" w:space="0" w:color="auto"/>
                                                <w:bottom w:val="none" w:sz="0" w:space="0" w:color="auto"/>
                                                <w:right w:val="none" w:sz="0" w:space="0" w:color="auto"/>
                                              </w:divBdr>
                                            </w:div>
                                            <w:div w:id="1751152924">
                                              <w:marLeft w:val="0"/>
                                              <w:marRight w:val="0"/>
                                              <w:marTop w:val="0"/>
                                              <w:marBottom w:val="0"/>
                                              <w:divBdr>
                                                <w:top w:val="none" w:sz="0" w:space="0" w:color="auto"/>
                                                <w:left w:val="none" w:sz="0" w:space="0" w:color="auto"/>
                                                <w:bottom w:val="none" w:sz="0" w:space="0" w:color="auto"/>
                                                <w:right w:val="none" w:sz="0" w:space="0" w:color="auto"/>
                                              </w:divBdr>
                                            </w:div>
                                            <w:div w:id="1801461336">
                                              <w:marLeft w:val="0"/>
                                              <w:marRight w:val="0"/>
                                              <w:marTop w:val="0"/>
                                              <w:marBottom w:val="0"/>
                                              <w:divBdr>
                                                <w:top w:val="none" w:sz="0" w:space="0" w:color="auto"/>
                                                <w:left w:val="none" w:sz="0" w:space="0" w:color="auto"/>
                                                <w:bottom w:val="none" w:sz="0" w:space="0" w:color="auto"/>
                                                <w:right w:val="none" w:sz="0" w:space="0" w:color="auto"/>
                                              </w:divBdr>
                                            </w:div>
                                            <w:div w:id="735739509">
                                              <w:marLeft w:val="0"/>
                                              <w:marRight w:val="0"/>
                                              <w:marTop w:val="0"/>
                                              <w:marBottom w:val="0"/>
                                              <w:divBdr>
                                                <w:top w:val="none" w:sz="0" w:space="0" w:color="auto"/>
                                                <w:left w:val="none" w:sz="0" w:space="0" w:color="auto"/>
                                                <w:bottom w:val="none" w:sz="0" w:space="0" w:color="auto"/>
                                                <w:right w:val="none" w:sz="0" w:space="0" w:color="auto"/>
                                              </w:divBdr>
                                            </w:div>
                                            <w:div w:id="81606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53338">
                                      <w:marLeft w:val="0"/>
                                      <w:marRight w:val="0"/>
                                      <w:marTop w:val="0"/>
                                      <w:marBottom w:val="0"/>
                                      <w:divBdr>
                                        <w:top w:val="none" w:sz="0" w:space="0" w:color="auto"/>
                                        <w:left w:val="none" w:sz="0" w:space="0" w:color="auto"/>
                                        <w:bottom w:val="none" w:sz="0" w:space="0" w:color="auto"/>
                                        <w:right w:val="none" w:sz="0" w:space="0" w:color="auto"/>
                                      </w:divBdr>
                                      <w:divsChild>
                                        <w:div w:id="185289619">
                                          <w:marLeft w:val="0"/>
                                          <w:marRight w:val="0"/>
                                          <w:marTop w:val="0"/>
                                          <w:marBottom w:val="0"/>
                                          <w:divBdr>
                                            <w:top w:val="none" w:sz="0" w:space="0" w:color="auto"/>
                                            <w:left w:val="none" w:sz="0" w:space="0" w:color="auto"/>
                                            <w:bottom w:val="none" w:sz="0" w:space="0" w:color="auto"/>
                                            <w:right w:val="none" w:sz="0" w:space="0" w:color="auto"/>
                                          </w:divBdr>
                                          <w:divsChild>
                                            <w:div w:id="813328431">
                                              <w:marLeft w:val="0"/>
                                              <w:marRight w:val="0"/>
                                              <w:marTop w:val="0"/>
                                              <w:marBottom w:val="0"/>
                                              <w:divBdr>
                                                <w:top w:val="none" w:sz="0" w:space="0" w:color="auto"/>
                                                <w:left w:val="none" w:sz="0" w:space="0" w:color="auto"/>
                                                <w:bottom w:val="none" w:sz="0" w:space="0" w:color="auto"/>
                                                <w:right w:val="none" w:sz="0" w:space="0" w:color="auto"/>
                                              </w:divBdr>
                                            </w:div>
                                            <w:div w:id="398402485">
                                              <w:marLeft w:val="0"/>
                                              <w:marRight w:val="0"/>
                                              <w:marTop w:val="0"/>
                                              <w:marBottom w:val="0"/>
                                              <w:divBdr>
                                                <w:top w:val="none" w:sz="0" w:space="0" w:color="auto"/>
                                                <w:left w:val="none" w:sz="0" w:space="0" w:color="auto"/>
                                                <w:bottom w:val="none" w:sz="0" w:space="0" w:color="auto"/>
                                                <w:right w:val="none" w:sz="0" w:space="0" w:color="auto"/>
                                              </w:divBdr>
                                            </w:div>
                                            <w:div w:id="1469515727">
                                              <w:marLeft w:val="0"/>
                                              <w:marRight w:val="0"/>
                                              <w:marTop w:val="0"/>
                                              <w:marBottom w:val="0"/>
                                              <w:divBdr>
                                                <w:top w:val="none" w:sz="0" w:space="0" w:color="auto"/>
                                                <w:left w:val="none" w:sz="0" w:space="0" w:color="auto"/>
                                                <w:bottom w:val="none" w:sz="0" w:space="0" w:color="auto"/>
                                                <w:right w:val="none" w:sz="0" w:space="0" w:color="auto"/>
                                              </w:divBdr>
                                            </w:div>
                                            <w:div w:id="501549225">
                                              <w:marLeft w:val="0"/>
                                              <w:marRight w:val="0"/>
                                              <w:marTop w:val="0"/>
                                              <w:marBottom w:val="0"/>
                                              <w:divBdr>
                                                <w:top w:val="none" w:sz="0" w:space="0" w:color="auto"/>
                                                <w:left w:val="none" w:sz="0" w:space="0" w:color="auto"/>
                                                <w:bottom w:val="none" w:sz="0" w:space="0" w:color="auto"/>
                                                <w:right w:val="none" w:sz="0" w:space="0" w:color="auto"/>
                                              </w:divBdr>
                                            </w:div>
                                            <w:div w:id="11808606">
                                              <w:marLeft w:val="0"/>
                                              <w:marRight w:val="0"/>
                                              <w:marTop w:val="0"/>
                                              <w:marBottom w:val="0"/>
                                              <w:divBdr>
                                                <w:top w:val="none" w:sz="0" w:space="0" w:color="auto"/>
                                                <w:left w:val="none" w:sz="0" w:space="0" w:color="auto"/>
                                                <w:bottom w:val="none" w:sz="0" w:space="0" w:color="auto"/>
                                                <w:right w:val="none" w:sz="0" w:space="0" w:color="auto"/>
                                              </w:divBdr>
                                            </w:div>
                                            <w:div w:id="1014068390">
                                              <w:marLeft w:val="0"/>
                                              <w:marRight w:val="0"/>
                                              <w:marTop w:val="0"/>
                                              <w:marBottom w:val="0"/>
                                              <w:divBdr>
                                                <w:top w:val="none" w:sz="0" w:space="0" w:color="auto"/>
                                                <w:left w:val="none" w:sz="0" w:space="0" w:color="auto"/>
                                                <w:bottom w:val="none" w:sz="0" w:space="0" w:color="auto"/>
                                                <w:right w:val="none" w:sz="0" w:space="0" w:color="auto"/>
                                              </w:divBdr>
                                            </w:div>
                                            <w:div w:id="1830439724">
                                              <w:marLeft w:val="0"/>
                                              <w:marRight w:val="0"/>
                                              <w:marTop w:val="0"/>
                                              <w:marBottom w:val="0"/>
                                              <w:divBdr>
                                                <w:top w:val="none" w:sz="0" w:space="0" w:color="auto"/>
                                                <w:left w:val="none" w:sz="0" w:space="0" w:color="auto"/>
                                                <w:bottom w:val="none" w:sz="0" w:space="0" w:color="auto"/>
                                                <w:right w:val="none" w:sz="0" w:space="0" w:color="auto"/>
                                              </w:divBdr>
                                            </w:div>
                                            <w:div w:id="5787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30214">
                                      <w:marLeft w:val="0"/>
                                      <w:marRight w:val="0"/>
                                      <w:marTop w:val="0"/>
                                      <w:marBottom w:val="0"/>
                                      <w:divBdr>
                                        <w:top w:val="none" w:sz="0" w:space="0" w:color="auto"/>
                                        <w:left w:val="none" w:sz="0" w:space="0" w:color="auto"/>
                                        <w:bottom w:val="none" w:sz="0" w:space="0" w:color="auto"/>
                                        <w:right w:val="none" w:sz="0" w:space="0" w:color="auto"/>
                                      </w:divBdr>
                                      <w:divsChild>
                                        <w:div w:id="873930122">
                                          <w:marLeft w:val="0"/>
                                          <w:marRight w:val="0"/>
                                          <w:marTop w:val="0"/>
                                          <w:marBottom w:val="0"/>
                                          <w:divBdr>
                                            <w:top w:val="none" w:sz="0" w:space="0" w:color="auto"/>
                                            <w:left w:val="none" w:sz="0" w:space="0" w:color="auto"/>
                                            <w:bottom w:val="none" w:sz="0" w:space="0" w:color="auto"/>
                                            <w:right w:val="none" w:sz="0" w:space="0" w:color="auto"/>
                                          </w:divBdr>
                                          <w:divsChild>
                                            <w:div w:id="279456128">
                                              <w:marLeft w:val="0"/>
                                              <w:marRight w:val="0"/>
                                              <w:marTop w:val="0"/>
                                              <w:marBottom w:val="0"/>
                                              <w:divBdr>
                                                <w:top w:val="none" w:sz="0" w:space="0" w:color="auto"/>
                                                <w:left w:val="none" w:sz="0" w:space="0" w:color="auto"/>
                                                <w:bottom w:val="none" w:sz="0" w:space="0" w:color="auto"/>
                                                <w:right w:val="none" w:sz="0" w:space="0" w:color="auto"/>
                                              </w:divBdr>
                                            </w:div>
                                          </w:divsChild>
                                        </w:div>
                                        <w:div w:id="1756365452">
                                          <w:marLeft w:val="0"/>
                                          <w:marRight w:val="0"/>
                                          <w:marTop w:val="0"/>
                                          <w:marBottom w:val="0"/>
                                          <w:divBdr>
                                            <w:top w:val="none" w:sz="0" w:space="0" w:color="auto"/>
                                            <w:left w:val="none" w:sz="0" w:space="0" w:color="auto"/>
                                            <w:bottom w:val="none" w:sz="0" w:space="0" w:color="auto"/>
                                            <w:right w:val="none" w:sz="0" w:space="0" w:color="auto"/>
                                          </w:divBdr>
                                          <w:divsChild>
                                            <w:div w:id="1488932334">
                                              <w:marLeft w:val="0"/>
                                              <w:marRight w:val="0"/>
                                              <w:marTop w:val="0"/>
                                              <w:marBottom w:val="0"/>
                                              <w:divBdr>
                                                <w:top w:val="none" w:sz="0" w:space="0" w:color="auto"/>
                                                <w:left w:val="none" w:sz="0" w:space="0" w:color="auto"/>
                                                <w:bottom w:val="none" w:sz="0" w:space="0" w:color="auto"/>
                                                <w:right w:val="none" w:sz="0" w:space="0" w:color="auto"/>
                                              </w:divBdr>
                                            </w:div>
                                            <w:div w:id="1383867909">
                                              <w:marLeft w:val="0"/>
                                              <w:marRight w:val="0"/>
                                              <w:marTop w:val="0"/>
                                              <w:marBottom w:val="0"/>
                                              <w:divBdr>
                                                <w:top w:val="none" w:sz="0" w:space="0" w:color="auto"/>
                                                <w:left w:val="none" w:sz="0" w:space="0" w:color="auto"/>
                                                <w:bottom w:val="none" w:sz="0" w:space="0" w:color="auto"/>
                                                <w:right w:val="none" w:sz="0" w:space="0" w:color="auto"/>
                                              </w:divBdr>
                                            </w:div>
                                            <w:div w:id="738403503">
                                              <w:marLeft w:val="0"/>
                                              <w:marRight w:val="0"/>
                                              <w:marTop w:val="0"/>
                                              <w:marBottom w:val="0"/>
                                              <w:divBdr>
                                                <w:top w:val="none" w:sz="0" w:space="0" w:color="auto"/>
                                                <w:left w:val="none" w:sz="0" w:space="0" w:color="auto"/>
                                                <w:bottom w:val="none" w:sz="0" w:space="0" w:color="auto"/>
                                                <w:right w:val="none" w:sz="0" w:space="0" w:color="auto"/>
                                              </w:divBdr>
                                            </w:div>
                                            <w:div w:id="755857001">
                                              <w:marLeft w:val="0"/>
                                              <w:marRight w:val="0"/>
                                              <w:marTop w:val="0"/>
                                              <w:marBottom w:val="0"/>
                                              <w:divBdr>
                                                <w:top w:val="none" w:sz="0" w:space="0" w:color="auto"/>
                                                <w:left w:val="none" w:sz="0" w:space="0" w:color="auto"/>
                                                <w:bottom w:val="none" w:sz="0" w:space="0" w:color="auto"/>
                                                <w:right w:val="none" w:sz="0" w:space="0" w:color="auto"/>
                                              </w:divBdr>
                                            </w:div>
                                            <w:div w:id="177204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05356023">
      <w:bodyDiv w:val="1"/>
      <w:marLeft w:val="0"/>
      <w:marRight w:val="0"/>
      <w:marTop w:val="0"/>
      <w:marBottom w:val="0"/>
      <w:divBdr>
        <w:top w:val="none" w:sz="0" w:space="0" w:color="auto"/>
        <w:left w:val="none" w:sz="0" w:space="0" w:color="auto"/>
        <w:bottom w:val="none" w:sz="0" w:space="0" w:color="auto"/>
        <w:right w:val="none" w:sz="0" w:space="0" w:color="auto"/>
      </w:divBdr>
      <w:divsChild>
        <w:div w:id="948586706">
          <w:marLeft w:val="0"/>
          <w:marRight w:val="0"/>
          <w:marTop w:val="0"/>
          <w:marBottom w:val="0"/>
          <w:divBdr>
            <w:top w:val="none" w:sz="0" w:space="0" w:color="auto"/>
            <w:left w:val="none" w:sz="0" w:space="0" w:color="auto"/>
            <w:bottom w:val="none" w:sz="0" w:space="0" w:color="auto"/>
            <w:right w:val="none" w:sz="0" w:space="0" w:color="auto"/>
          </w:divBdr>
          <w:divsChild>
            <w:div w:id="901257262">
              <w:marLeft w:val="0"/>
              <w:marRight w:val="0"/>
              <w:marTop w:val="0"/>
              <w:marBottom w:val="0"/>
              <w:divBdr>
                <w:top w:val="none" w:sz="0" w:space="0" w:color="auto"/>
                <w:left w:val="none" w:sz="0" w:space="0" w:color="auto"/>
                <w:bottom w:val="none" w:sz="0" w:space="0" w:color="auto"/>
                <w:right w:val="none" w:sz="0" w:space="0" w:color="auto"/>
              </w:divBdr>
              <w:divsChild>
                <w:div w:id="556941781">
                  <w:marLeft w:val="0"/>
                  <w:marRight w:val="0"/>
                  <w:marTop w:val="0"/>
                  <w:marBottom w:val="0"/>
                  <w:divBdr>
                    <w:top w:val="none" w:sz="0" w:space="0" w:color="auto"/>
                    <w:left w:val="none" w:sz="0" w:space="0" w:color="auto"/>
                    <w:bottom w:val="none" w:sz="0" w:space="0" w:color="auto"/>
                    <w:right w:val="none" w:sz="0" w:space="0" w:color="auto"/>
                  </w:divBdr>
                  <w:divsChild>
                    <w:div w:id="1610117739">
                      <w:marLeft w:val="0"/>
                      <w:marRight w:val="0"/>
                      <w:marTop w:val="0"/>
                      <w:marBottom w:val="0"/>
                      <w:divBdr>
                        <w:top w:val="none" w:sz="0" w:space="0" w:color="auto"/>
                        <w:left w:val="none" w:sz="0" w:space="0" w:color="auto"/>
                        <w:bottom w:val="none" w:sz="0" w:space="0" w:color="auto"/>
                        <w:right w:val="none" w:sz="0" w:space="0" w:color="auto"/>
                      </w:divBdr>
                      <w:divsChild>
                        <w:div w:id="1327780001">
                          <w:marLeft w:val="0"/>
                          <w:marRight w:val="225"/>
                          <w:marTop w:val="0"/>
                          <w:marBottom w:val="0"/>
                          <w:divBdr>
                            <w:top w:val="none" w:sz="0" w:space="0" w:color="auto"/>
                            <w:left w:val="none" w:sz="0" w:space="0" w:color="auto"/>
                            <w:bottom w:val="none" w:sz="0" w:space="0" w:color="auto"/>
                            <w:right w:val="none" w:sz="0" w:space="0" w:color="auto"/>
                          </w:divBdr>
                        </w:div>
                      </w:divsChild>
                    </w:div>
                    <w:div w:id="1097215020">
                      <w:marLeft w:val="0"/>
                      <w:marRight w:val="0"/>
                      <w:marTop w:val="0"/>
                      <w:marBottom w:val="0"/>
                      <w:divBdr>
                        <w:top w:val="none" w:sz="0" w:space="0" w:color="auto"/>
                        <w:left w:val="none" w:sz="0" w:space="0" w:color="auto"/>
                        <w:bottom w:val="none" w:sz="0" w:space="0" w:color="auto"/>
                        <w:right w:val="none" w:sz="0" w:space="0" w:color="auto"/>
                      </w:divBdr>
                      <w:divsChild>
                        <w:div w:id="1467090201">
                          <w:marLeft w:val="0"/>
                          <w:marRight w:val="0"/>
                          <w:marTop w:val="150"/>
                          <w:marBottom w:val="300"/>
                          <w:divBdr>
                            <w:top w:val="none" w:sz="0" w:space="0" w:color="auto"/>
                            <w:left w:val="none" w:sz="0" w:space="0" w:color="auto"/>
                            <w:bottom w:val="none" w:sz="0" w:space="0" w:color="auto"/>
                            <w:right w:val="none" w:sz="0" w:space="0" w:color="auto"/>
                          </w:divBdr>
                          <w:divsChild>
                            <w:div w:id="544682777">
                              <w:marLeft w:val="0"/>
                              <w:marRight w:val="0"/>
                              <w:marTop w:val="0"/>
                              <w:marBottom w:val="0"/>
                              <w:divBdr>
                                <w:top w:val="none" w:sz="0" w:space="0" w:color="auto"/>
                                <w:left w:val="none" w:sz="0" w:space="0" w:color="auto"/>
                                <w:bottom w:val="none" w:sz="0" w:space="0" w:color="auto"/>
                                <w:right w:val="none" w:sz="0" w:space="0" w:color="auto"/>
                              </w:divBdr>
                              <w:divsChild>
                                <w:div w:id="23706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961450">
                          <w:marLeft w:val="0"/>
                          <w:marRight w:val="0"/>
                          <w:marTop w:val="0"/>
                          <w:marBottom w:val="0"/>
                          <w:divBdr>
                            <w:top w:val="none" w:sz="0" w:space="0" w:color="auto"/>
                            <w:left w:val="none" w:sz="0" w:space="0" w:color="auto"/>
                            <w:bottom w:val="none" w:sz="0" w:space="0" w:color="auto"/>
                            <w:right w:val="none" w:sz="0" w:space="0" w:color="auto"/>
                          </w:divBdr>
                          <w:divsChild>
                            <w:div w:id="1425492085">
                              <w:marLeft w:val="0"/>
                              <w:marRight w:val="0"/>
                              <w:marTop w:val="0"/>
                              <w:marBottom w:val="0"/>
                              <w:divBdr>
                                <w:top w:val="none" w:sz="0" w:space="0" w:color="auto"/>
                                <w:left w:val="none" w:sz="0" w:space="0" w:color="auto"/>
                                <w:bottom w:val="none" w:sz="0" w:space="0" w:color="auto"/>
                                <w:right w:val="none" w:sz="0" w:space="0" w:color="auto"/>
                              </w:divBdr>
                              <w:divsChild>
                                <w:div w:id="47724550">
                                  <w:marLeft w:val="0"/>
                                  <w:marRight w:val="0"/>
                                  <w:marTop w:val="0"/>
                                  <w:marBottom w:val="0"/>
                                  <w:divBdr>
                                    <w:top w:val="none" w:sz="0" w:space="0" w:color="auto"/>
                                    <w:left w:val="none" w:sz="0" w:space="0" w:color="auto"/>
                                    <w:bottom w:val="none" w:sz="0" w:space="0" w:color="auto"/>
                                    <w:right w:val="none" w:sz="0" w:space="0" w:color="auto"/>
                                  </w:divBdr>
                                  <w:divsChild>
                                    <w:div w:id="653073039">
                                      <w:marLeft w:val="0"/>
                                      <w:marRight w:val="0"/>
                                      <w:marTop w:val="0"/>
                                      <w:marBottom w:val="0"/>
                                      <w:divBdr>
                                        <w:top w:val="none" w:sz="0" w:space="0" w:color="auto"/>
                                        <w:left w:val="none" w:sz="0" w:space="0" w:color="auto"/>
                                        <w:bottom w:val="none" w:sz="0" w:space="0" w:color="auto"/>
                                        <w:right w:val="none" w:sz="0" w:space="0" w:color="auto"/>
                                      </w:divBdr>
                                      <w:divsChild>
                                        <w:div w:id="1806435543">
                                          <w:marLeft w:val="0"/>
                                          <w:marRight w:val="0"/>
                                          <w:marTop w:val="0"/>
                                          <w:marBottom w:val="0"/>
                                          <w:divBdr>
                                            <w:top w:val="none" w:sz="0" w:space="0" w:color="auto"/>
                                            <w:left w:val="none" w:sz="0" w:space="0" w:color="auto"/>
                                            <w:bottom w:val="none" w:sz="0" w:space="0" w:color="auto"/>
                                            <w:right w:val="none" w:sz="0" w:space="0" w:color="auto"/>
                                          </w:divBdr>
                                          <w:divsChild>
                                            <w:div w:id="2040353032">
                                              <w:marLeft w:val="0"/>
                                              <w:marRight w:val="0"/>
                                              <w:marTop w:val="0"/>
                                              <w:marBottom w:val="0"/>
                                              <w:divBdr>
                                                <w:top w:val="none" w:sz="0" w:space="0" w:color="auto"/>
                                                <w:left w:val="none" w:sz="0" w:space="0" w:color="auto"/>
                                                <w:bottom w:val="none" w:sz="0" w:space="0" w:color="auto"/>
                                                <w:right w:val="none" w:sz="0" w:space="0" w:color="auto"/>
                                              </w:divBdr>
                                            </w:div>
                                            <w:div w:id="816456993">
                                              <w:marLeft w:val="0"/>
                                              <w:marRight w:val="0"/>
                                              <w:marTop w:val="0"/>
                                              <w:marBottom w:val="0"/>
                                              <w:divBdr>
                                                <w:top w:val="none" w:sz="0" w:space="0" w:color="auto"/>
                                                <w:left w:val="none" w:sz="0" w:space="0" w:color="auto"/>
                                                <w:bottom w:val="none" w:sz="0" w:space="0" w:color="auto"/>
                                                <w:right w:val="none" w:sz="0" w:space="0" w:color="auto"/>
                                              </w:divBdr>
                                            </w:div>
                                            <w:div w:id="1698234934">
                                              <w:marLeft w:val="0"/>
                                              <w:marRight w:val="0"/>
                                              <w:marTop w:val="0"/>
                                              <w:marBottom w:val="0"/>
                                              <w:divBdr>
                                                <w:top w:val="none" w:sz="0" w:space="0" w:color="auto"/>
                                                <w:left w:val="none" w:sz="0" w:space="0" w:color="auto"/>
                                                <w:bottom w:val="none" w:sz="0" w:space="0" w:color="auto"/>
                                                <w:right w:val="none" w:sz="0" w:space="0" w:color="auto"/>
                                              </w:divBdr>
                                            </w:div>
                                            <w:div w:id="1216970025">
                                              <w:marLeft w:val="0"/>
                                              <w:marRight w:val="0"/>
                                              <w:marTop w:val="0"/>
                                              <w:marBottom w:val="0"/>
                                              <w:divBdr>
                                                <w:top w:val="none" w:sz="0" w:space="0" w:color="auto"/>
                                                <w:left w:val="none" w:sz="0" w:space="0" w:color="auto"/>
                                                <w:bottom w:val="none" w:sz="0" w:space="0" w:color="auto"/>
                                                <w:right w:val="none" w:sz="0" w:space="0" w:color="auto"/>
                                              </w:divBdr>
                                            </w:div>
                                            <w:div w:id="1368796580">
                                              <w:marLeft w:val="0"/>
                                              <w:marRight w:val="0"/>
                                              <w:marTop w:val="0"/>
                                              <w:marBottom w:val="0"/>
                                              <w:divBdr>
                                                <w:top w:val="none" w:sz="0" w:space="0" w:color="auto"/>
                                                <w:left w:val="none" w:sz="0" w:space="0" w:color="auto"/>
                                                <w:bottom w:val="none" w:sz="0" w:space="0" w:color="auto"/>
                                                <w:right w:val="none" w:sz="0" w:space="0" w:color="auto"/>
                                              </w:divBdr>
                                            </w:div>
                                            <w:div w:id="992367263">
                                              <w:marLeft w:val="0"/>
                                              <w:marRight w:val="0"/>
                                              <w:marTop w:val="0"/>
                                              <w:marBottom w:val="0"/>
                                              <w:divBdr>
                                                <w:top w:val="none" w:sz="0" w:space="0" w:color="auto"/>
                                                <w:left w:val="none" w:sz="0" w:space="0" w:color="auto"/>
                                                <w:bottom w:val="none" w:sz="0" w:space="0" w:color="auto"/>
                                                <w:right w:val="none" w:sz="0" w:space="0" w:color="auto"/>
                                              </w:divBdr>
                                            </w:div>
                                            <w:div w:id="779182591">
                                              <w:marLeft w:val="0"/>
                                              <w:marRight w:val="0"/>
                                              <w:marTop w:val="0"/>
                                              <w:marBottom w:val="0"/>
                                              <w:divBdr>
                                                <w:top w:val="none" w:sz="0" w:space="0" w:color="auto"/>
                                                <w:left w:val="none" w:sz="0" w:space="0" w:color="auto"/>
                                                <w:bottom w:val="none" w:sz="0" w:space="0" w:color="auto"/>
                                                <w:right w:val="none" w:sz="0" w:space="0" w:color="auto"/>
                                              </w:divBdr>
                                            </w:div>
                                            <w:div w:id="503980528">
                                              <w:marLeft w:val="0"/>
                                              <w:marRight w:val="0"/>
                                              <w:marTop w:val="0"/>
                                              <w:marBottom w:val="0"/>
                                              <w:divBdr>
                                                <w:top w:val="none" w:sz="0" w:space="0" w:color="auto"/>
                                                <w:left w:val="none" w:sz="0" w:space="0" w:color="auto"/>
                                                <w:bottom w:val="none" w:sz="0" w:space="0" w:color="auto"/>
                                                <w:right w:val="none" w:sz="0" w:space="0" w:color="auto"/>
                                              </w:divBdr>
                                            </w:div>
                                            <w:div w:id="3238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064204">
                                      <w:marLeft w:val="0"/>
                                      <w:marRight w:val="0"/>
                                      <w:marTop w:val="0"/>
                                      <w:marBottom w:val="0"/>
                                      <w:divBdr>
                                        <w:top w:val="none" w:sz="0" w:space="0" w:color="auto"/>
                                        <w:left w:val="none" w:sz="0" w:space="0" w:color="auto"/>
                                        <w:bottom w:val="none" w:sz="0" w:space="0" w:color="auto"/>
                                        <w:right w:val="none" w:sz="0" w:space="0" w:color="auto"/>
                                      </w:divBdr>
                                      <w:divsChild>
                                        <w:div w:id="221723040">
                                          <w:marLeft w:val="0"/>
                                          <w:marRight w:val="0"/>
                                          <w:marTop w:val="0"/>
                                          <w:marBottom w:val="0"/>
                                          <w:divBdr>
                                            <w:top w:val="none" w:sz="0" w:space="0" w:color="auto"/>
                                            <w:left w:val="none" w:sz="0" w:space="0" w:color="auto"/>
                                            <w:bottom w:val="none" w:sz="0" w:space="0" w:color="auto"/>
                                            <w:right w:val="none" w:sz="0" w:space="0" w:color="auto"/>
                                          </w:divBdr>
                                          <w:divsChild>
                                            <w:div w:id="109127087">
                                              <w:marLeft w:val="0"/>
                                              <w:marRight w:val="0"/>
                                              <w:marTop w:val="0"/>
                                              <w:marBottom w:val="0"/>
                                              <w:divBdr>
                                                <w:top w:val="none" w:sz="0" w:space="0" w:color="auto"/>
                                                <w:left w:val="none" w:sz="0" w:space="0" w:color="auto"/>
                                                <w:bottom w:val="none" w:sz="0" w:space="0" w:color="auto"/>
                                                <w:right w:val="none" w:sz="0" w:space="0" w:color="auto"/>
                                              </w:divBdr>
                                            </w:div>
                                            <w:div w:id="1351373183">
                                              <w:marLeft w:val="0"/>
                                              <w:marRight w:val="0"/>
                                              <w:marTop w:val="0"/>
                                              <w:marBottom w:val="0"/>
                                              <w:divBdr>
                                                <w:top w:val="none" w:sz="0" w:space="0" w:color="auto"/>
                                                <w:left w:val="none" w:sz="0" w:space="0" w:color="auto"/>
                                                <w:bottom w:val="none" w:sz="0" w:space="0" w:color="auto"/>
                                                <w:right w:val="none" w:sz="0" w:space="0" w:color="auto"/>
                                              </w:divBdr>
                                            </w:div>
                                            <w:div w:id="585386484">
                                              <w:marLeft w:val="0"/>
                                              <w:marRight w:val="0"/>
                                              <w:marTop w:val="0"/>
                                              <w:marBottom w:val="0"/>
                                              <w:divBdr>
                                                <w:top w:val="none" w:sz="0" w:space="0" w:color="auto"/>
                                                <w:left w:val="none" w:sz="0" w:space="0" w:color="auto"/>
                                                <w:bottom w:val="none" w:sz="0" w:space="0" w:color="auto"/>
                                                <w:right w:val="none" w:sz="0" w:space="0" w:color="auto"/>
                                              </w:divBdr>
                                            </w:div>
                                            <w:div w:id="1885753311">
                                              <w:marLeft w:val="0"/>
                                              <w:marRight w:val="0"/>
                                              <w:marTop w:val="0"/>
                                              <w:marBottom w:val="0"/>
                                              <w:divBdr>
                                                <w:top w:val="none" w:sz="0" w:space="0" w:color="auto"/>
                                                <w:left w:val="none" w:sz="0" w:space="0" w:color="auto"/>
                                                <w:bottom w:val="none" w:sz="0" w:space="0" w:color="auto"/>
                                                <w:right w:val="none" w:sz="0" w:space="0" w:color="auto"/>
                                              </w:divBdr>
                                            </w:div>
                                            <w:div w:id="878860791">
                                              <w:marLeft w:val="0"/>
                                              <w:marRight w:val="0"/>
                                              <w:marTop w:val="0"/>
                                              <w:marBottom w:val="0"/>
                                              <w:divBdr>
                                                <w:top w:val="none" w:sz="0" w:space="0" w:color="auto"/>
                                                <w:left w:val="none" w:sz="0" w:space="0" w:color="auto"/>
                                                <w:bottom w:val="none" w:sz="0" w:space="0" w:color="auto"/>
                                                <w:right w:val="none" w:sz="0" w:space="0" w:color="auto"/>
                                              </w:divBdr>
                                            </w:div>
                                            <w:div w:id="54476739">
                                              <w:marLeft w:val="0"/>
                                              <w:marRight w:val="0"/>
                                              <w:marTop w:val="0"/>
                                              <w:marBottom w:val="0"/>
                                              <w:divBdr>
                                                <w:top w:val="none" w:sz="0" w:space="0" w:color="auto"/>
                                                <w:left w:val="none" w:sz="0" w:space="0" w:color="auto"/>
                                                <w:bottom w:val="none" w:sz="0" w:space="0" w:color="auto"/>
                                                <w:right w:val="none" w:sz="0" w:space="0" w:color="auto"/>
                                              </w:divBdr>
                                            </w:div>
                                            <w:div w:id="898590048">
                                              <w:marLeft w:val="0"/>
                                              <w:marRight w:val="0"/>
                                              <w:marTop w:val="0"/>
                                              <w:marBottom w:val="0"/>
                                              <w:divBdr>
                                                <w:top w:val="none" w:sz="0" w:space="0" w:color="auto"/>
                                                <w:left w:val="none" w:sz="0" w:space="0" w:color="auto"/>
                                                <w:bottom w:val="none" w:sz="0" w:space="0" w:color="auto"/>
                                                <w:right w:val="none" w:sz="0" w:space="0" w:color="auto"/>
                                              </w:divBdr>
                                            </w:div>
                                            <w:div w:id="768702078">
                                              <w:marLeft w:val="0"/>
                                              <w:marRight w:val="0"/>
                                              <w:marTop w:val="0"/>
                                              <w:marBottom w:val="0"/>
                                              <w:divBdr>
                                                <w:top w:val="none" w:sz="0" w:space="0" w:color="auto"/>
                                                <w:left w:val="none" w:sz="0" w:space="0" w:color="auto"/>
                                                <w:bottom w:val="none" w:sz="0" w:space="0" w:color="auto"/>
                                                <w:right w:val="none" w:sz="0" w:space="0" w:color="auto"/>
                                              </w:divBdr>
                                            </w:div>
                                            <w:div w:id="588928103">
                                              <w:marLeft w:val="0"/>
                                              <w:marRight w:val="0"/>
                                              <w:marTop w:val="0"/>
                                              <w:marBottom w:val="0"/>
                                              <w:divBdr>
                                                <w:top w:val="none" w:sz="0" w:space="0" w:color="auto"/>
                                                <w:left w:val="none" w:sz="0" w:space="0" w:color="auto"/>
                                                <w:bottom w:val="none" w:sz="0" w:space="0" w:color="auto"/>
                                                <w:right w:val="none" w:sz="0" w:space="0" w:color="auto"/>
                                              </w:divBdr>
                                            </w:div>
                                            <w:div w:id="39192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936309">
                                      <w:marLeft w:val="0"/>
                                      <w:marRight w:val="0"/>
                                      <w:marTop w:val="0"/>
                                      <w:marBottom w:val="0"/>
                                      <w:divBdr>
                                        <w:top w:val="none" w:sz="0" w:space="0" w:color="auto"/>
                                        <w:left w:val="none" w:sz="0" w:space="0" w:color="auto"/>
                                        <w:bottom w:val="none" w:sz="0" w:space="0" w:color="auto"/>
                                        <w:right w:val="none" w:sz="0" w:space="0" w:color="auto"/>
                                      </w:divBdr>
                                      <w:divsChild>
                                        <w:div w:id="927807758">
                                          <w:marLeft w:val="0"/>
                                          <w:marRight w:val="0"/>
                                          <w:marTop w:val="0"/>
                                          <w:marBottom w:val="0"/>
                                          <w:divBdr>
                                            <w:top w:val="none" w:sz="0" w:space="0" w:color="auto"/>
                                            <w:left w:val="none" w:sz="0" w:space="0" w:color="auto"/>
                                            <w:bottom w:val="none" w:sz="0" w:space="0" w:color="auto"/>
                                            <w:right w:val="none" w:sz="0" w:space="0" w:color="auto"/>
                                          </w:divBdr>
                                          <w:divsChild>
                                            <w:div w:id="55655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462995">
                                      <w:marLeft w:val="0"/>
                                      <w:marRight w:val="0"/>
                                      <w:marTop w:val="0"/>
                                      <w:marBottom w:val="0"/>
                                      <w:divBdr>
                                        <w:top w:val="none" w:sz="0" w:space="0" w:color="auto"/>
                                        <w:left w:val="none" w:sz="0" w:space="0" w:color="auto"/>
                                        <w:bottom w:val="none" w:sz="0" w:space="0" w:color="auto"/>
                                        <w:right w:val="none" w:sz="0" w:space="0" w:color="auto"/>
                                      </w:divBdr>
                                      <w:divsChild>
                                        <w:div w:id="1595047349">
                                          <w:marLeft w:val="0"/>
                                          <w:marRight w:val="0"/>
                                          <w:marTop w:val="0"/>
                                          <w:marBottom w:val="0"/>
                                          <w:divBdr>
                                            <w:top w:val="none" w:sz="0" w:space="0" w:color="auto"/>
                                            <w:left w:val="none" w:sz="0" w:space="0" w:color="auto"/>
                                            <w:bottom w:val="none" w:sz="0" w:space="0" w:color="auto"/>
                                            <w:right w:val="none" w:sz="0" w:space="0" w:color="auto"/>
                                          </w:divBdr>
                                          <w:divsChild>
                                            <w:div w:id="1003774466">
                                              <w:marLeft w:val="0"/>
                                              <w:marRight w:val="0"/>
                                              <w:marTop w:val="0"/>
                                              <w:marBottom w:val="0"/>
                                              <w:divBdr>
                                                <w:top w:val="none" w:sz="0" w:space="0" w:color="auto"/>
                                                <w:left w:val="none" w:sz="0" w:space="0" w:color="auto"/>
                                                <w:bottom w:val="none" w:sz="0" w:space="0" w:color="auto"/>
                                                <w:right w:val="none" w:sz="0" w:space="0" w:color="auto"/>
                                              </w:divBdr>
                                            </w:div>
                                            <w:div w:id="542713965">
                                              <w:marLeft w:val="0"/>
                                              <w:marRight w:val="0"/>
                                              <w:marTop w:val="0"/>
                                              <w:marBottom w:val="0"/>
                                              <w:divBdr>
                                                <w:top w:val="none" w:sz="0" w:space="0" w:color="auto"/>
                                                <w:left w:val="none" w:sz="0" w:space="0" w:color="auto"/>
                                                <w:bottom w:val="none" w:sz="0" w:space="0" w:color="auto"/>
                                                <w:right w:val="none" w:sz="0" w:space="0" w:color="auto"/>
                                              </w:divBdr>
                                            </w:div>
                                            <w:div w:id="481044151">
                                              <w:marLeft w:val="0"/>
                                              <w:marRight w:val="0"/>
                                              <w:marTop w:val="0"/>
                                              <w:marBottom w:val="0"/>
                                              <w:divBdr>
                                                <w:top w:val="none" w:sz="0" w:space="0" w:color="auto"/>
                                                <w:left w:val="none" w:sz="0" w:space="0" w:color="auto"/>
                                                <w:bottom w:val="none" w:sz="0" w:space="0" w:color="auto"/>
                                                <w:right w:val="none" w:sz="0" w:space="0" w:color="auto"/>
                                              </w:divBdr>
                                            </w:div>
                                            <w:div w:id="432166126">
                                              <w:marLeft w:val="0"/>
                                              <w:marRight w:val="0"/>
                                              <w:marTop w:val="0"/>
                                              <w:marBottom w:val="0"/>
                                              <w:divBdr>
                                                <w:top w:val="none" w:sz="0" w:space="0" w:color="auto"/>
                                                <w:left w:val="none" w:sz="0" w:space="0" w:color="auto"/>
                                                <w:bottom w:val="none" w:sz="0" w:space="0" w:color="auto"/>
                                                <w:right w:val="none" w:sz="0" w:space="0" w:color="auto"/>
                                              </w:divBdr>
                                            </w:div>
                                            <w:div w:id="2057927751">
                                              <w:marLeft w:val="0"/>
                                              <w:marRight w:val="0"/>
                                              <w:marTop w:val="0"/>
                                              <w:marBottom w:val="0"/>
                                              <w:divBdr>
                                                <w:top w:val="none" w:sz="0" w:space="0" w:color="auto"/>
                                                <w:left w:val="none" w:sz="0" w:space="0" w:color="auto"/>
                                                <w:bottom w:val="none" w:sz="0" w:space="0" w:color="auto"/>
                                                <w:right w:val="none" w:sz="0" w:space="0" w:color="auto"/>
                                              </w:divBdr>
                                            </w:div>
                                            <w:div w:id="1427001346">
                                              <w:marLeft w:val="0"/>
                                              <w:marRight w:val="0"/>
                                              <w:marTop w:val="0"/>
                                              <w:marBottom w:val="0"/>
                                              <w:divBdr>
                                                <w:top w:val="none" w:sz="0" w:space="0" w:color="auto"/>
                                                <w:left w:val="none" w:sz="0" w:space="0" w:color="auto"/>
                                                <w:bottom w:val="none" w:sz="0" w:space="0" w:color="auto"/>
                                                <w:right w:val="none" w:sz="0" w:space="0" w:color="auto"/>
                                              </w:divBdr>
                                            </w:div>
                                            <w:div w:id="109852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925560">
                                      <w:marLeft w:val="0"/>
                                      <w:marRight w:val="0"/>
                                      <w:marTop w:val="0"/>
                                      <w:marBottom w:val="0"/>
                                      <w:divBdr>
                                        <w:top w:val="none" w:sz="0" w:space="0" w:color="auto"/>
                                        <w:left w:val="none" w:sz="0" w:space="0" w:color="auto"/>
                                        <w:bottom w:val="none" w:sz="0" w:space="0" w:color="auto"/>
                                        <w:right w:val="none" w:sz="0" w:space="0" w:color="auto"/>
                                      </w:divBdr>
                                      <w:divsChild>
                                        <w:div w:id="76292277">
                                          <w:marLeft w:val="0"/>
                                          <w:marRight w:val="0"/>
                                          <w:marTop w:val="0"/>
                                          <w:marBottom w:val="0"/>
                                          <w:divBdr>
                                            <w:top w:val="none" w:sz="0" w:space="0" w:color="auto"/>
                                            <w:left w:val="none" w:sz="0" w:space="0" w:color="auto"/>
                                            <w:bottom w:val="none" w:sz="0" w:space="0" w:color="auto"/>
                                            <w:right w:val="none" w:sz="0" w:space="0" w:color="auto"/>
                                          </w:divBdr>
                                          <w:divsChild>
                                            <w:div w:id="1329821835">
                                              <w:marLeft w:val="0"/>
                                              <w:marRight w:val="0"/>
                                              <w:marTop w:val="0"/>
                                              <w:marBottom w:val="0"/>
                                              <w:divBdr>
                                                <w:top w:val="none" w:sz="0" w:space="0" w:color="auto"/>
                                                <w:left w:val="none" w:sz="0" w:space="0" w:color="auto"/>
                                                <w:bottom w:val="none" w:sz="0" w:space="0" w:color="auto"/>
                                                <w:right w:val="none" w:sz="0" w:space="0" w:color="auto"/>
                                              </w:divBdr>
                                            </w:div>
                                            <w:div w:id="94438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1465061">
      <w:bodyDiv w:val="1"/>
      <w:marLeft w:val="0"/>
      <w:marRight w:val="0"/>
      <w:marTop w:val="0"/>
      <w:marBottom w:val="0"/>
      <w:divBdr>
        <w:top w:val="none" w:sz="0" w:space="0" w:color="auto"/>
        <w:left w:val="none" w:sz="0" w:space="0" w:color="auto"/>
        <w:bottom w:val="none" w:sz="0" w:space="0" w:color="auto"/>
        <w:right w:val="none" w:sz="0" w:space="0" w:color="auto"/>
      </w:divBdr>
      <w:divsChild>
        <w:div w:id="851451111">
          <w:marLeft w:val="0"/>
          <w:marRight w:val="0"/>
          <w:marTop w:val="0"/>
          <w:marBottom w:val="0"/>
          <w:divBdr>
            <w:top w:val="none" w:sz="0" w:space="0" w:color="auto"/>
            <w:left w:val="none" w:sz="0" w:space="0" w:color="auto"/>
            <w:bottom w:val="none" w:sz="0" w:space="0" w:color="auto"/>
            <w:right w:val="none" w:sz="0" w:space="0" w:color="auto"/>
          </w:divBdr>
          <w:divsChild>
            <w:div w:id="578559663">
              <w:marLeft w:val="0"/>
              <w:marRight w:val="0"/>
              <w:marTop w:val="0"/>
              <w:marBottom w:val="0"/>
              <w:divBdr>
                <w:top w:val="none" w:sz="0" w:space="0" w:color="auto"/>
                <w:left w:val="none" w:sz="0" w:space="0" w:color="auto"/>
                <w:bottom w:val="none" w:sz="0" w:space="0" w:color="auto"/>
                <w:right w:val="none" w:sz="0" w:space="0" w:color="auto"/>
              </w:divBdr>
              <w:divsChild>
                <w:div w:id="1461680831">
                  <w:marLeft w:val="0"/>
                  <w:marRight w:val="0"/>
                  <w:marTop w:val="0"/>
                  <w:marBottom w:val="0"/>
                  <w:divBdr>
                    <w:top w:val="none" w:sz="0" w:space="0" w:color="auto"/>
                    <w:left w:val="none" w:sz="0" w:space="0" w:color="auto"/>
                    <w:bottom w:val="none" w:sz="0" w:space="0" w:color="auto"/>
                    <w:right w:val="none" w:sz="0" w:space="0" w:color="auto"/>
                  </w:divBdr>
                  <w:divsChild>
                    <w:div w:id="901256162">
                      <w:marLeft w:val="0"/>
                      <w:marRight w:val="0"/>
                      <w:marTop w:val="0"/>
                      <w:marBottom w:val="0"/>
                      <w:divBdr>
                        <w:top w:val="none" w:sz="0" w:space="0" w:color="auto"/>
                        <w:left w:val="none" w:sz="0" w:space="0" w:color="auto"/>
                        <w:bottom w:val="none" w:sz="0" w:space="0" w:color="auto"/>
                        <w:right w:val="none" w:sz="0" w:space="0" w:color="auto"/>
                      </w:divBdr>
                      <w:divsChild>
                        <w:div w:id="423961173">
                          <w:marLeft w:val="0"/>
                          <w:marRight w:val="0"/>
                          <w:marTop w:val="0"/>
                          <w:marBottom w:val="0"/>
                          <w:divBdr>
                            <w:top w:val="none" w:sz="0" w:space="0" w:color="auto"/>
                            <w:left w:val="none" w:sz="0" w:space="0" w:color="auto"/>
                            <w:bottom w:val="none" w:sz="0" w:space="0" w:color="auto"/>
                            <w:right w:val="none" w:sz="0" w:space="0" w:color="auto"/>
                          </w:divBdr>
                          <w:divsChild>
                            <w:div w:id="45226306">
                              <w:marLeft w:val="0"/>
                              <w:marRight w:val="0"/>
                              <w:marTop w:val="0"/>
                              <w:marBottom w:val="0"/>
                              <w:divBdr>
                                <w:top w:val="none" w:sz="0" w:space="0" w:color="auto"/>
                                <w:left w:val="none" w:sz="0" w:space="0" w:color="auto"/>
                                <w:bottom w:val="none" w:sz="0" w:space="0" w:color="auto"/>
                                <w:right w:val="none" w:sz="0" w:space="0" w:color="auto"/>
                              </w:divBdr>
                              <w:divsChild>
                                <w:div w:id="5837542">
                                  <w:marLeft w:val="0"/>
                                  <w:marRight w:val="0"/>
                                  <w:marTop w:val="0"/>
                                  <w:marBottom w:val="0"/>
                                  <w:divBdr>
                                    <w:top w:val="none" w:sz="0" w:space="0" w:color="auto"/>
                                    <w:left w:val="none" w:sz="0" w:space="0" w:color="auto"/>
                                    <w:bottom w:val="none" w:sz="0" w:space="0" w:color="auto"/>
                                    <w:right w:val="none" w:sz="0" w:space="0" w:color="auto"/>
                                  </w:divBdr>
                                  <w:divsChild>
                                    <w:div w:id="1557162582">
                                      <w:marLeft w:val="0"/>
                                      <w:marRight w:val="0"/>
                                      <w:marTop w:val="0"/>
                                      <w:marBottom w:val="0"/>
                                      <w:divBdr>
                                        <w:top w:val="none" w:sz="0" w:space="0" w:color="auto"/>
                                        <w:left w:val="none" w:sz="0" w:space="0" w:color="auto"/>
                                        <w:bottom w:val="none" w:sz="0" w:space="0" w:color="auto"/>
                                        <w:right w:val="none" w:sz="0" w:space="0" w:color="auto"/>
                                      </w:divBdr>
                                      <w:divsChild>
                                        <w:div w:id="661008386">
                                          <w:marLeft w:val="0"/>
                                          <w:marRight w:val="0"/>
                                          <w:marTop w:val="0"/>
                                          <w:marBottom w:val="0"/>
                                          <w:divBdr>
                                            <w:top w:val="none" w:sz="0" w:space="0" w:color="auto"/>
                                            <w:left w:val="none" w:sz="0" w:space="0" w:color="auto"/>
                                            <w:bottom w:val="none" w:sz="0" w:space="0" w:color="auto"/>
                                            <w:right w:val="none" w:sz="0" w:space="0" w:color="auto"/>
                                          </w:divBdr>
                                          <w:divsChild>
                                            <w:div w:id="1799957002">
                                              <w:marLeft w:val="0"/>
                                              <w:marRight w:val="0"/>
                                              <w:marTop w:val="0"/>
                                              <w:marBottom w:val="0"/>
                                              <w:divBdr>
                                                <w:top w:val="none" w:sz="0" w:space="0" w:color="auto"/>
                                                <w:left w:val="none" w:sz="0" w:space="0" w:color="auto"/>
                                                <w:bottom w:val="none" w:sz="0" w:space="0" w:color="auto"/>
                                                <w:right w:val="none" w:sz="0" w:space="0" w:color="auto"/>
                                              </w:divBdr>
                                            </w:div>
                                            <w:div w:id="171503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505833">
                                      <w:marLeft w:val="0"/>
                                      <w:marRight w:val="0"/>
                                      <w:marTop w:val="0"/>
                                      <w:marBottom w:val="0"/>
                                      <w:divBdr>
                                        <w:top w:val="none" w:sz="0" w:space="0" w:color="auto"/>
                                        <w:left w:val="none" w:sz="0" w:space="0" w:color="auto"/>
                                        <w:bottom w:val="none" w:sz="0" w:space="0" w:color="auto"/>
                                        <w:right w:val="none" w:sz="0" w:space="0" w:color="auto"/>
                                      </w:divBdr>
                                    </w:div>
                                    <w:div w:id="155462093">
                                      <w:marLeft w:val="0"/>
                                      <w:marRight w:val="0"/>
                                      <w:marTop w:val="0"/>
                                      <w:marBottom w:val="0"/>
                                      <w:divBdr>
                                        <w:top w:val="none" w:sz="0" w:space="0" w:color="auto"/>
                                        <w:left w:val="none" w:sz="0" w:space="0" w:color="auto"/>
                                        <w:bottom w:val="none" w:sz="0" w:space="0" w:color="auto"/>
                                        <w:right w:val="none" w:sz="0" w:space="0" w:color="auto"/>
                                      </w:divBdr>
                                      <w:divsChild>
                                        <w:div w:id="863909261">
                                          <w:marLeft w:val="0"/>
                                          <w:marRight w:val="0"/>
                                          <w:marTop w:val="0"/>
                                          <w:marBottom w:val="0"/>
                                          <w:divBdr>
                                            <w:top w:val="none" w:sz="0" w:space="0" w:color="auto"/>
                                            <w:left w:val="none" w:sz="0" w:space="0" w:color="auto"/>
                                            <w:bottom w:val="none" w:sz="0" w:space="0" w:color="auto"/>
                                            <w:right w:val="none" w:sz="0" w:space="0" w:color="auto"/>
                                          </w:divBdr>
                                          <w:divsChild>
                                            <w:div w:id="930088075">
                                              <w:marLeft w:val="0"/>
                                              <w:marRight w:val="0"/>
                                              <w:marTop w:val="0"/>
                                              <w:marBottom w:val="0"/>
                                              <w:divBdr>
                                                <w:top w:val="none" w:sz="0" w:space="0" w:color="auto"/>
                                                <w:left w:val="none" w:sz="0" w:space="0" w:color="auto"/>
                                                <w:bottom w:val="none" w:sz="0" w:space="0" w:color="auto"/>
                                                <w:right w:val="none" w:sz="0" w:space="0" w:color="auto"/>
                                              </w:divBdr>
                                            </w:div>
                                            <w:div w:id="86305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261270">
                                      <w:marLeft w:val="0"/>
                                      <w:marRight w:val="0"/>
                                      <w:marTop w:val="0"/>
                                      <w:marBottom w:val="0"/>
                                      <w:divBdr>
                                        <w:top w:val="none" w:sz="0" w:space="0" w:color="auto"/>
                                        <w:left w:val="none" w:sz="0" w:space="0" w:color="auto"/>
                                        <w:bottom w:val="none" w:sz="0" w:space="0" w:color="auto"/>
                                        <w:right w:val="none" w:sz="0" w:space="0" w:color="auto"/>
                                      </w:divBdr>
                                      <w:divsChild>
                                        <w:div w:id="1804302228">
                                          <w:marLeft w:val="0"/>
                                          <w:marRight w:val="0"/>
                                          <w:marTop w:val="0"/>
                                          <w:marBottom w:val="0"/>
                                          <w:divBdr>
                                            <w:top w:val="none" w:sz="0" w:space="0" w:color="auto"/>
                                            <w:left w:val="none" w:sz="0" w:space="0" w:color="auto"/>
                                            <w:bottom w:val="none" w:sz="0" w:space="0" w:color="auto"/>
                                            <w:right w:val="none" w:sz="0" w:space="0" w:color="auto"/>
                                          </w:divBdr>
                                          <w:divsChild>
                                            <w:div w:id="737823314">
                                              <w:marLeft w:val="0"/>
                                              <w:marRight w:val="0"/>
                                              <w:marTop w:val="0"/>
                                              <w:marBottom w:val="0"/>
                                              <w:divBdr>
                                                <w:top w:val="none" w:sz="0" w:space="0" w:color="auto"/>
                                                <w:left w:val="none" w:sz="0" w:space="0" w:color="auto"/>
                                                <w:bottom w:val="none" w:sz="0" w:space="0" w:color="auto"/>
                                                <w:right w:val="none" w:sz="0" w:space="0" w:color="auto"/>
                                              </w:divBdr>
                                            </w:div>
                                            <w:div w:id="783695548">
                                              <w:marLeft w:val="0"/>
                                              <w:marRight w:val="0"/>
                                              <w:marTop w:val="0"/>
                                              <w:marBottom w:val="0"/>
                                              <w:divBdr>
                                                <w:top w:val="none" w:sz="0" w:space="0" w:color="auto"/>
                                                <w:left w:val="none" w:sz="0" w:space="0" w:color="auto"/>
                                                <w:bottom w:val="none" w:sz="0" w:space="0" w:color="auto"/>
                                                <w:right w:val="none" w:sz="0" w:space="0" w:color="auto"/>
                                              </w:divBdr>
                                            </w:div>
                                            <w:div w:id="185002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3344">
                                      <w:marLeft w:val="0"/>
                                      <w:marRight w:val="0"/>
                                      <w:marTop w:val="0"/>
                                      <w:marBottom w:val="0"/>
                                      <w:divBdr>
                                        <w:top w:val="none" w:sz="0" w:space="0" w:color="auto"/>
                                        <w:left w:val="none" w:sz="0" w:space="0" w:color="auto"/>
                                        <w:bottom w:val="none" w:sz="0" w:space="0" w:color="auto"/>
                                        <w:right w:val="none" w:sz="0" w:space="0" w:color="auto"/>
                                      </w:divBdr>
                                      <w:divsChild>
                                        <w:div w:id="1750038005">
                                          <w:marLeft w:val="0"/>
                                          <w:marRight w:val="0"/>
                                          <w:marTop w:val="0"/>
                                          <w:marBottom w:val="0"/>
                                          <w:divBdr>
                                            <w:top w:val="none" w:sz="0" w:space="0" w:color="auto"/>
                                            <w:left w:val="none" w:sz="0" w:space="0" w:color="auto"/>
                                            <w:bottom w:val="none" w:sz="0" w:space="0" w:color="auto"/>
                                            <w:right w:val="none" w:sz="0" w:space="0" w:color="auto"/>
                                          </w:divBdr>
                                          <w:divsChild>
                                            <w:div w:id="1358434482">
                                              <w:marLeft w:val="0"/>
                                              <w:marRight w:val="0"/>
                                              <w:marTop w:val="0"/>
                                              <w:marBottom w:val="0"/>
                                              <w:divBdr>
                                                <w:top w:val="none" w:sz="0" w:space="0" w:color="auto"/>
                                                <w:left w:val="none" w:sz="0" w:space="0" w:color="auto"/>
                                                <w:bottom w:val="none" w:sz="0" w:space="0" w:color="auto"/>
                                                <w:right w:val="none" w:sz="0" w:space="0" w:color="auto"/>
                                              </w:divBdr>
                                            </w:div>
                                            <w:div w:id="317998555">
                                              <w:marLeft w:val="0"/>
                                              <w:marRight w:val="0"/>
                                              <w:marTop w:val="0"/>
                                              <w:marBottom w:val="0"/>
                                              <w:divBdr>
                                                <w:top w:val="none" w:sz="0" w:space="0" w:color="auto"/>
                                                <w:left w:val="none" w:sz="0" w:space="0" w:color="auto"/>
                                                <w:bottom w:val="none" w:sz="0" w:space="0" w:color="auto"/>
                                                <w:right w:val="none" w:sz="0" w:space="0" w:color="auto"/>
                                              </w:divBdr>
                                            </w:div>
                                            <w:div w:id="134246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5455455">
      <w:bodyDiv w:val="1"/>
      <w:marLeft w:val="0"/>
      <w:marRight w:val="0"/>
      <w:marTop w:val="0"/>
      <w:marBottom w:val="0"/>
      <w:divBdr>
        <w:top w:val="none" w:sz="0" w:space="0" w:color="auto"/>
        <w:left w:val="none" w:sz="0" w:space="0" w:color="auto"/>
        <w:bottom w:val="none" w:sz="0" w:space="0" w:color="auto"/>
        <w:right w:val="none" w:sz="0" w:space="0" w:color="auto"/>
      </w:divBdr>
      <w:divsChild>
        <w:div w:id="1441148503">
          <w:marLeft w:val="0"/>
          <w:marRight w:val="0"/>
          <w:marTop w:val="0"/>
          <w:marBottom w:val="0"/>
          <w:divBdr>
            <w:top w:val="none" w:sz="0" w:space="0" w:color="auto"/>
            <w:left w:val="none" w:sz="0" w:space="0" w:color="auto"/>
            <w:bottom w:val="none" w:sz="0" w:space="0" w:color="auto"/>
            <w:right w:val="none" w:sz="0" w:space="0" w:color="auto"/>
          </w:divBdr>
          <w:divsChild>
            <w:div w:id="548392">
              <w:marLeft w:val="0"/>
              <w:marRight w:val="0"/>
              <w:marTop w:val="0"/>
              <w:marBottom w:val="0"/>
              <w:divBdr>
                <w:top w:val="none" w:sz="0" w:space="0" w:color="auto"/>
                <w:left w:val="none" w:sz="0" w:space="0" w:color="auto"/>
                <w:bottom w:val="none" w:sz="0" w:space="0" w:color="auto"/>
                <w:right w:val="none" w:sz="0" w:space="0" w:color="auto"/>
              </w:divBdr>
              <w:divsChild>
                <w:div w:id="806242763">
                  <w:marLeft w:val="0"/>
                  <w:marRight w:val="0"/>
                  <w:marTop w:val="0"/>
                  <w:marBottom w:val="0"/>
                  <w:divBdr>
                    <w:top w:val="none" w:sz="0" w:space="0" w:color="auto"/>
                    <w:left w:val="none" w:sz="0" w:space="0" w:color="auto"/>
                    <w:bottom w:val="none" w:sz="0" w:space="0" w:color="auto"/>
                    <w:right w:val="none" w:sz="0" w:space="0" w:color="auto"/>
                  </w:divBdr>
                  <w:divsChild>
                    <w:div w:id="1080560602">
                      <w:marLeft w:val="0"/>
                      <w:marRight w:val="0"/>
                      <w:marTop w:val="0"/>
                      <w:marBottom w:val="0"/>
                      <w:divBdr>
                        <w:top w:val="none" w:sz="0" w:space="0" w:color="auto"/>
                        <w:left w:val="none" w:sz="0" w:space="0" w:color="auto"/>
                        <w:bottom w:val="none" w:sz="0" w:space="0" w:color="auto"/>
                        <w:right w:val="none" w:sz="0" w:space="0" w:color="auto"/>
                      </w:divBdr>
                      <w:divsChild>
                        <w:div w:id="579869643">
                          <w:marLeft w:val="0"/>
                          <w:marRight w:val="0"/>
                          <w:marTop w:val="0"/>
                          <w:marBottom w:val="0"/>
                          <w:divBdr>
                            <w:top w:val="none" w:sz="0" w:space="0" w:color="auto"/>
                            <w:left w:val="none" w:sz="0" w:space="0" w:color="auto"/>
                            <w:bottom w:val="none" w:sz="0" w:space="0" w:color="auto"/>
                            <w:right w:val="none" w:sz="0" w:space="0" w:color="auto"/>
                          </w:divBdr>
                          <w:divsChild>
                            <w:div w:id="1693990844">
                              <w:marLeft w:val="0"/>
                              <w:marRight w:val="0"/>
                              <w:marTop w:val="0"/>
                              <w:marBottom w:val="0"/>
                              <w:divBdr>
                                <w:top w:val="none" w:sz="0" w:space="0" w:color="auto"/>
                                <w:left w:val="none" w:sz="0" w:space="0" w:color="auto"/>
                                <w:bottom w:val="none" w:sz="0" w:space="0" w:color="auto"/>
                                <w:right w:val="none" w:sz="0" w:space="0" w:color="auto"/>
                              </w:divBdr>
                              <w:divsChild>
                                <w:div w:id="1567297089">
                                  <w:marLeft w:val="0"/>
                                  <w:marRight w:val="0"/>
                                  <w:marTop w:val="0"/>
                                  <w:marBottom w:val="0"/>
                                  <w:divBdr>
                                    <w:top w:val="none" w:sz="0" w:space="0" w:color="auto"/>
                                    <w:left w:val="none" w:sz="0" w:space="0" w:color="auto"/>
                                    <w:bottom w:val="none" w:sz="0" w:space="0" w:color="auto"/>
                                    <w:right w:val="none" w:sz="0" w:space="0" w:color="auto"/>
                                  </w:divBdr>
                                  <w:divsChild>
                                    <w:div w:id="1113356140">
                                      <w:marLeft w:val="0"/>
                                      <w:marRight w:val="0"/>
                                      <w:marTop w:val="0"/>
                                      <w:marBottom w:val="0"/>
                                      <w:divBdr>
                                        <w:top w:val="none" w:sz="0" w:space="0" w:color="auto"/>
                                        <w:left w:val="none" w:sz="0" w:space="0" w:color="auto"/>
                                        <w:bottom w:val="none" w:sz="0" w:space="0" w:color="auto"/>
                                        <w:right w:val="none" w:sz="0" w:space="0" w:color="auto"/>
                                      </w:divBdr>
                                      <w:divsChild>
                                        <w:div w:id="189992786">
                                          <w:marLeft w:val="0"/>
                                          <w:marRight w:val="0"/>
                                          <w:marTop w:val="0"/>
                                          <w:marBottom w:val="0"/>
                                          <w:divBdr>
                                            <w:top w:val="none" w:sz="0" w:space="0" w:color="auto"/>
                                            <w:left w:val="none" w:sz="0" w:space="0" w:color="auto"/>
                                            <w:bottom w:val="none" w:sz="0" w:space="0" w:color="auto"/>
                                            <w:right w:val="none" w:sz="0" w:space="0" w:color="auto"/>
                                          </w:divBdr>
                                          <w:divsChild>
                                            <w:div w:id="1389838009">
                                              <w:marLeft w:val="0"/>
                                              <w:marRight w:val="0"/>
                                              <w:marTop w:val="0"/>
                                              <w:marBottom w:val="0"/>
                                              <w:divBdr>
                                                <w:top w:val="none" w:sz="0" w:space="0" w:color="auto"/>
                                                <w:left w:val="none" w:sz="0" w:space="0" w:color="auto"/>
                                                <w:bottom w:val="none" w:sz="0" w:space="0" w:color="auto"/>
                                                <w:right w:val="none" w:sz="0" w:space="0" w:color="auto"/>
                                              </w:divBdr>
                                            </w:div>
                                            <w:div w:id="1549144258">
                                              <w:marLeft w:val="0"/>
                                              <w:marRight w:val="0"/>
                                              <w:marTop w:val="0"/>
                                              <w:marBottom w:val="0"/>
                                              <w:divBdr>
                                                <w:top w:val="none" w:sz="0" w:space="0" w:color="auto"/>
                                                <w:left w:val="none" w:sz="0" w:space="0" w:color="auto"/>
                                                <w:bottom w:val="none" w:sz="0" w:space="0" w:color="auto"/>
                                                <w:right w:val="none" w:sz="0" w:space="0" w:color="auto"/>
                                              </w:divBdr>
                                            </w:div>
                                            <w:div w:id="1563297401">
                                              <w:marLeft w:val="0"/>
                                              <w:marRight w:val="0"/>
                                              <w:marTop w:val="0"/>
                                              <w:marBottom w:val="0"/>
                                              <w:divBdr>
                                                <w:top w:val="none" w:sz="0" w:space="0" w:color="auto"/>
                                                <w:left w:val="none" w:sz="0" w:space="0" w:color="auto"/>
                                                <w:bottom w:val="none" w:sz="0" w:space="0" w:color="auto"/>
                                                <w:right w:val="none" w:sz="0" w:space="0" w:color="auto"/>
                                              </w:divBdr>
                                            </w:div>
                                            <w:div w:id="44940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59155">
                                      <w:marLeft w:val="0"/>
                                      <w:marRight w:val="0"/>
                                      <w:marTop w:val="0"/>
                                      <w:marBottom w:val="0"/>
                                      <w:divBdr>
                                        <w:top w:val="none" w:sz="0" w:space="0" w:color="auto"/>
                                        <w:left w:val="none" w:sz="0" w:space="0" w:color="auto"/>
                                        <w:bottom w:val="none" w:sz="0" w:space="0" w:color="auto"/>
                                        <w:right w:val="none" w:sz="0" w:space="0" w:color="auto"/>
                                      </w:divBdr>
                                      <w:divsChild>
                                        <w:div w:id="479812742">
                                          <w:marLeft w:val="0"/>
                                          <w:marRight w:val="0"/>
                                          <w:marTop w:val="0"/>
                                          <w:marBottom w:val="0"/>
                                          <w:divBdr>
                                            <w:top w:val="none" w:sz="0" w:space="0" w:color="auto"/>
                                            <w:left w:val="none" w:sz="0" w:space="0" w:color="auto"/>
                                            <w:bottom w:val="none" w:sz="0" w:space="0" w:color="auto"/>
                                            <w:right w:val="none" w:sz="0" w:space="0" w:color="auto"/>
                                          </w:divBdr>
                                          <w:divsChild>
                                            <w:div w:id="1943486833">
                                              <w:marLeft w:val="0"/>
                                              <w:marRight w:val="0"/>
                                              <w:marTop w:val="0"/>
                                              <w:marBottom w:val="0"/>
                                              <w:divBdr>
                                                <w:top w:val="none" w:sz="0" w:space="0" w:color="auto"/>
                                                <w:left w:val="none" w:sz="0" w:space="0" w:color="auto"/>
                                                <w:bottom w:val="none" w:sz="0" w:space="0" w:color="auto"/>
                                                <w:right w:val="none" w:sz="0" w:space="0" w:color="auto"/>
                                              </w:divBdr>
                                            </w:div>
                                            <w:div w:id="1015956050">
                                              <w:marLeft w:val="0"/>
                                              <w:marRight w:val="0"/>
                                              <w:marTop w:val="0"/>
                                              <w:marBottom w:val="0"/>
                                              <w:divBdr>
                                                <w:top w:val="none" w:sz="0" w:space="0" w:color="auto"/>
                                                <w:left w:val="none" w:sz="0" w:space="0" w:color="auto"/>
                                                <w:bottom w:val="none" w:sz="0" w:space="0" w:color="auto"/>
                                                <w:right w:val="none" w:sz="0" w:space="0" w:color="auto"/>
                                              </w:divBdr>
                                            </w:div>
                                            <w:div w:id="564070659">
                                              <w:marLeft w:val="0"/>
                                              <w:marRight w:val="0"/>
                                              <w:marTop w:val="0"/>
                                              <w:marBottom w:val="0"/>
                                              <w:divBdr>
                                                <w:top w:val="none" w:sz="0" w:space="0" w:color="auto"/>
                                                <w:left w:val="none" w:sz="0" w:space="0" w:color="auto"/>
                                                <w:bottom w:val="none" w:sz="0" w:space="0" w:color="auto"/>
                                                <w:right w:val="none" w:sz="0" w:space="0" w:color="auto"/>
                                              </w:divBdr>
                                            </w:div>
                                            <w:div w:id="1309550065">
                                              <w:marLeft w:val="0"/>
                                              <w:marRight w:val="0"/>
                                              <w:marTop w:val="0"/>
                                              <w:marBottom w:val="0"/>
                                              <w:divBdr>
                                                <w:top w:val="none" w:sz="0" w:space="0" w:color="auto"/>
                                                <w:left w:val="none" w:sz="0" w:space="0" w:color="auto"/>
                                                <w:bottom w:val="none" w:sz="0" w:space="0" w:color="auto"/>
                                                <w:right w:val="none" w:sz="0" w:space="0" w:color="auto"/>
                                              </w:divBdr>
                                            </w:div>
                                            <w:div w:id="1419517324">
                                              <w:marLeft w:val="0"/>
                                              <w:marRight w:val="0"/>
                                              <w:marTop w:val="0"/>
                                              <w:marBottom w:val="0"/>
                                              <w:divBdr>
                                                <w:top w:val="none" w:sz="0" w:space="0" w:color="auto"/>
                                                <w:left w:val="none" w:sz="0" w:space="0" w:color="auto"/>
                                                <w:bottom w:val="none" w:sz="0" w:space="0" w:color="auto"/>
                                                <w:right w:val="none" w:sz="0" w:space="0" w:color="auto"/>
                                              </w:divBdr>
                                            </w:div>
                                            <w:div w:id="863518993">
                                              <w:marLeft w:val="0"/>
                                              <w:marRight w:val="0"/>
                                              <w:marTop w:val="0"/>
                                              <w:marBottom w:val="0"/>
                                              <w:divBdr>
                                                <w:top w:val="none" w:sz="0" w:space="0" w:color="auto"/>
                                                <w:left w:val="none" w:sz="0" w:space="0" w:color="auto"/>
                                                <w:bottom w:val="none" w:sz="0" w:space="0" w:color="auto"/>
                                                <w:right w:val="none" w:sz="0" w:space="0" w:color="auto"/>
                                              </w:divBdr>
                                            </w:div>
                                            <w:div w:id="1305890051">
                                              <w:marLeft w:val="0"/>
                                              <w:marRight w:val="0"/>
                                              <w:marTop w:val="0"/>
                                              <w:marBottom w:val="0"/>
                                              <w:divBdr>
                                                <w:top w:val="none" w:sz="0" w:space="0" w:color="auto"/>
                                                <w:left w:val="none" w:sz="0" w:space="0" w:color="auto"/>
                                                <w:bottom w:val="none" w:sz="0" w:space="0" w:color="auto"/>
                                                <w:right w:val="none" w:sz="0" w:space="0" w:color="auto"/>
                                              </w:divBdr>
                                            </w:div>
                                            <w:div w:id="808475935">
                                              <w:marLeft w:val="0"/>
                                              <w:marRight w:val="0"/>
                                              <w:marTop w:val="0"/>
                                              <w:marBottom w:val="0"/>
                                              <w:divBdr>
                                                <w:top w:val="none" w:sz="0" w:space="0" w:color="auto"/>
                                                <w:left w:val="none" w:sz="0" w:space="0" w:color="auto"/>
                                                <w:bottom w:val="none" w:sz="0" w:space="0" w:color="auto"/>
                                                <w:right w:val="none" w:sz="0" w:space="0" w:color="auto"/>
                                              </w:divBdr>
                                            </w:div>
                                            <w:div w:id="2099132735">
                                              <w:marLeft w:val="0"/>
                                              <w:marRight w:val="0"/>
                                              <w:marTop w:val="0"/>
                                              <w:marBottom w:val="0"/>
                                              <w:divBdr>
                                                <w:top w:val="none" w:sz="0" w:space="0" w:color="auto"/>
                                                <w:left w:val="none" w:sz="0" w:space="0" w:color="auto"/>
                                                <w:bottom w:val="none" w:sz="0" w:space="0" w:color="auto"/>
                                                <w:right w:val="none" w:sz="0" w:space="0" w:color="auto"/>
                                              </w:divBdr>
                                            </w:div>
                                            <w:div w:id="42682266">
                                              <w:marLeft w:val="0"/>
                                              <w:marRight w:val="0"/>
                                              <w:marTop w:val="0"/>
                                              <w:marBottom w:val="0"/>
                                              <w:divBdr>
                                                <w:top w:val="none" w:sz="0" w:space="0" w:color="auto"/>
                                                <w:left w:val="none" w:sz="0" w:space="0" w:color="auto"/>
                                                <w:bottom w:val="none" w:sz="0" w:space="0" w:color="auto"/>
                                                <w:right w:val="none" w:sz="0" w:space="0" w:color="auto"/>
                                              </w:divBdr>
                                            </w:div>
                                            <w:div w:id="894706706">
                                              <w:marLeft w:val="0"/>
                                              <w:marRight w:val="0"/>
                                              <w:marTop w:val="0"/>
                                              <w:marBottom w:val="0"/>
                                              <w:divBdr>
                                                <w:top w:val="none" w:sz="0" w:space="0" w:color="auto"/>
                                                <w:left w:val="none" w:sz="0" w:space="0" w:color="auto"/>
                                                <w:bottom w:val="none" w:sz="0" w:space="0" w:color="auto"/>
                                                <w:right w:val="none" w:sz="0" w:space="0" w:color="auto"/>
                                              </w:divBdr>
                                            </w:div>
                                            <w:div w:id="607467550">
                                              <w:marLeft w:val="0"/>
                                              <w:marRight w:val="0"/>
                                              <w:marTop w:val="0"/>
                                              <w:marBottom w:val="0"/>
                                              <w:divBdr>
                                                <w:top w:val="none" w:sz="0" w:space="0" w:color="auto"/>
                                                <w:left w:val="none" w:sz="0" w:space="0" w:color="auto"/>
                                                <w:bottom w:val="none" w:sz="0" w:space="0" w:color="auto"/>
                                                <w:right w:val="none" w:sz="0" w:space="0" w:color="auto"/>
                                              </w:divBdr>
                                            </w:div>
                                            <w:div w:id="978457243">
                                              <w:marLeft w:val="0"/>
                                              <w:marRight w:val="0"/>
                                              <w:marTop w:val="0"/>
                                              <w:marBottom w:val="0"/>
                                              <w:divBdr>
                                                <w:top w:val="none" w:sz="0" w:space="0" w:color="auto"/>
                                                <w:left w:val="none" w:sz="0" w:space="0" w:color="auto"/>
                                                <w:bottom w:val="none" w:sz="0" w:space="0" w:color="auto"/>
                                                <w:right w:val="none" w:sz="0" w:space="0" w:color="auto"/>
                                              </w:divBdr>
                                            </w:div>
                                            <w:div w:id="751394089">
                                              <w:marLeft w:val="0"/>
                                              <w:marRight w:val="0"/>
                                              <w:marTop w:val="0"/>
                                              <w:marBottom w:val="0"/>
                                              <w:divBdr>
                                                <w:top w:val="none" w:sz="0" w:space="0" w:color="auto"/>
                                                <w:left w:val="none" w:sz="0" w:space="0" w:color="auto"/>
                                                <w:bottom w:val="none" w:sz="0" w:space="0" w:color="auto"/>
                                                <w:right w:val="none" w:sz="0" w:space="0" w:color="auto"/>
                                              </w:divBdr>
                                            </w:div>
                                            <w:div w:id="80389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11937">
                                      <w:marLeft w:val="0"/>
                                      <w:marRight w:val="0"/>
                                      <w:marTop w:val="0"/>
                                      <w:marBottom w:val="0"/>
                                      <w:divBdr>
                                        <w:top w:val="none" w:sz="0" w:space="0" w:color="auto"/>
                                        <w:left w:val="none" w:sz="0" w:space="0" w:color="auto"/>
                                        <w:bottom w:val="none" w:sz="0" w:space="0" w:color="auto"/>
                                        <w:right w:val="none" w:sz="0" w:space="0" w:color="auto"/>
                                      </w:divBdr>
                                    </w:div>
                                    <w:div w:id="58678359">
                                      <w:marLeft w:val="0"/>
                                      <w:marRight w:val="0"/>
                                      <w:marTop w:val="0"/>
                                      <w:marBottom w:val="0"/>
                                      <w:divBdr>
                                        <w:top w:val="none" w:sz="0" w:space="0" w:color="auto"/>
                                        <w:left w:val="none" w:sz="0" w:space="0" w:color="auto"/>
                                        <w:bottom w:val="none" w:sz="0" w:space="0" w:color="auto"/>
                                        <w:right w:val="none" w:sz="0" w:space="0" w:color="auto"/>
                                      </w:divBdr>
                                    </w:div>
                                    <w:div w:id="2008900845">
                                      <w:marLeft w:val="0"/>
                                      <w:marRight w:val="0"/>
                                      <w:marTop w:val="0"/>
                                      <w:marBottom w:val="0"/>
                                      <w:divBdr>
                                        <w:top w:val="none" w:sz="0" w:space="0" w:color="auto"/>
                                        <w:left w:val="none" w:sz="0" w:space="0" w:color="auto"/>
                                        <w:bottom w:val="none" w:sz="0" w:space="0" w:color="auto"/>
                                        <w:right w:val="none" w:sz="0" w:space="0" w:color="auto"/>
                                      </w:divBdr>
                                      <w:divsChild>
                                        <w:div w:id="980109650">
                                          <w:marLeft w:val="0"/>
                                          <w:marRight w:val="0"/>
                                          <w:marTop w:val="0"/>
                                          <w:marBottom w:val="0"/>
                                          <w:divBdr>
                                            <w:top w:val="none" w:sz="0" w:space="0" w:color="auto"/>
                                            <w:left w:val="none" w:sz="0" w:space="0" w:color="auto"/>
                                            <w:bottom w:val="none" w:sz="0" w:space="0" w:color="auto"/>
                                            <w:right w:val="none" w:sz="0" w:space="0" w:color="auto"/>
                                          </w:divBdr>
                                          <w:divsChild>
                                            <w:div w:id="45302625">
                                              <w:marLeft w:val="0"/>
                                              <w:marRight w:val="0"/>
                                              <w:marTop w:val="0"/>
                                              <w:marBottom w:val="0"/>
                                              <w:divBdr>
                                                <w:top w:val="none" w:sz="0" w:space="0" w:color="auto"/>
                                                <w:left w:val="none" w:sz="0" w:space="0" w:color="auto"/>
                                                <w:bottom w:val="none" w:sz="0" w:space="0" w:color="auto"/>
                                                <w:right w:val="none" w:sz="0" w:space="0" w:color="auto"/>
                                              </w:divBdr>
                                            </w:div>
                                            <w:div w:id="1700352511">
                                              <w:marLeft w:val="0"/>
                                              <w:marRight w:val="0"/>
                                              <w:marTop w:val="0"/>
                                              <w:marBottom w:val="0"/>
                                              <w:divBdr>
                                                <w:top w:val="none" w:sz="0" w:space="0" w:color="auto"/>
                                                <w:left w:val="none" w:sz="0" w:space="0" w:color="auto"/>
                                                <w:bottom w:val="none" w:sz="0" w:space="0" w:color="auto"/>
                                                <w:right w:val="none" w:sz="0" w:space="0" w:color="auto"/>
                                              </w:divBdr>
                                            </w:div>
                                            <w:div w:id="789512503">
                                              <w:marLeft w:val="0"/>
                                              <w:marRight w:val="0"/>
                                              <w:marTop w:val="0"/>
                                              <w:marBottom w:val="0"/>
                                              <w:divBdr>
                                                <w:top w:val="none" w:sz="0" w:space="0" w:color="auto"/>
                                                <w:left w:val="none" w:sz="0" w:space="0" w:color="auto"/>
                                                <w:bottom w:val="none" w:sz="0" w:space="0" w:color="auto"/>
                                                <w:right w:val="none" w:sz="0" w:space="0" w:color="auto"/>
                                              </w:divBdr>
                                            </w:div>
                                            <w:div w:id="483548224">
                                              <w:marLeft w:val="0"/>
                                              <w:marRight w:val="0"/>
                                              <w:marTop w:val="0"/>
                                              <w:marBottom w:val="0"/>
                                              <w:divBdr>
                                                <w:top w:val="none" w:sz="0" w:space="0" w:color="auto"/>
                                                <w:left w:val="none" w:sz="0" w:space="0" w:color="auto"/>
                                                <w:bottom w:val="none" w:sz="0" w:space="0" w:color="auto"/>
                                                <w:right w:val="none" w:sz="0" w:space="0" w:color="auto"/>
                                              </w:divBdr>
                                            </w:div>
                                            <w:div w:id="284774601">
                                              <w:marLeft w:val="0"/>
                                              <w:marRight w:val="0"/>
                                              <w:marTop w:val="0"/>
                                              <w:marBottom w:val="0"/>
                                              <w:divBdr>
                                                <w:top w:val="none" w:sz="0" w:space="0" w:color="auto"/>
                                                <w:left w:val="none" w:sz="0" w:space="0" w:color="auto"/>
                                                <w:bottom w:val="none" w:sz="0" w:space="0" w:color="auto"/>
                                                <w:right w:val="none" w:sz="0" w:space="0" w:color="auto"/>
                                              </w:divBdr>
                                            </w:div>
                                            <w:div w:id="1397555472">
                                              <w:marLeft w:val="0"/>
                                              <w:marRight w:val="0"/>
                                              <w:marTop w:val="0"/>
                                              <w:marBottom w:val="0"/>
                                              <w:divBdr>
                                                <w:top w:val="none" w:sz="0" w:space="0" w:color="auto"/>
                                                <w:left w:val="none" w:sz="0" w:space="0" w:color="auto"/>
                                                <w:bottom w:val="none" w:sz="0" w:space="0" w:color="auto"/>
                                                <w:right w:val="none" w:sz="0" w:space="0" w:color="auto"/>
                                              </w:divBdr>
                                            </w:div>
                                            <w:div w:id="149761992">
                                              <w:marLeft w:val="0"/>
                                              <w:marRight w:val="0"/>
                                              <w:marTop w:val="0"/>
                                              <w:marBottom w:val="0"/>
                                              <w:divBdr>
                                                <w:top w:val="none" w:sz="0" w:space="0" w:color="auto"/>
                                                <w:left w:val="none" w:sz="0" w:space="0" w:color="auto"/>
                                                <w:bottom w:val="none" w:sz="0" w:space="0" w:color="auto"/>
                                                <w:right w:val="none" w:sz="0" w:space="0" w:color="auto"/>
                                              </w:divBdr>
                                            </w:div>
                                            <w:div w:id="33654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093479">
                                      <w:marLeft w:val="0"/>
                                      <w:marRight w:val="0"/>
                                      <w:marTop w:val="0"/>
                                      <w:marBottom w:val="0"/>
                                      <w:divBdr>
                                        <w:top w:val="none" w:sz="0" w:space="0" w:color="auto"/>
                                        <w:left w:val="none" w:sz="0" w:space="0" w:color="auto"/>
                                        <w:bottom w:val="none" w:sz="0" w:space="0" w:color="auto"/>
                                        <w:right w:val="none" w:sz="0" w:space="0" w:color="auto"/>
                                      </w:divBdr>
                                    </w:div>
                                    <w:div w:id="864246399">
                                      <w:marLeft w:val="0"/>
                                      <w:marRight w:val="0"/>
                                      <w:marTop w:val="225"/>
                                      <w:marBottom w:val="0"/>
                                      <w:divBdr>
                                        <w:top w:val="none" w:sz="0" w:space="0" w:color="auto"/>
                                        <w:left w:val="none" w:sz="0" w:space="0" w:color="auto"/>
                                        <w:bottom w:val="none" w:sz="0" w:space="0" w:color="auto"/>
                                        <w:right w:val="none" w:sz="0" w:space="0" w:color="auto"/>
                                      </w:divBdr>
                                      <w:divsChild>
                                        <w:div w:id="672799697">
                                          <w:marLeft w:val="0"/>
                                          <w:marRight w:val="0"/>
                                          <w:marTop w:val="0"/>
                                          <w:marBottom w:val="0"/>
                                          <w:divBdr>
                                            <w:top w:val="none" w:sz="0" w:space="0" w:color="auto"/>
                                            <w:left w:val="none" w:sz="0" w:space="0" w:color="auto"/>
                                            <w:bottom w:val="none" w:sz="0" w:space="0" w:color="auto"/>
                                            <w:right w:val="none" w:sz="0" w:space="0" w:color="auto"/>
                                          </w:divBdr>
                                          <w:divsChild>
                                            <w:div w:id="20749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039971">
                                      <w:marLeft w:val="0"/>
                                      <w:marRight w:val="0"/>
                                      <w:marTop w:val="0"/>
                                      <w:marBottom w:val="0"/>
                                      <w:divBdr>
                                        <w:top w:val="none" w:sz="0" w:space="0" w:color="auto"/>
                                        <w:left w:val="none" w:sz="0" w:space="0" w:color="auto"/>
                                        <w:bottom w:val="none" w:sz="0" w:space="0" w:color="auto"/>
                                        <w:right w:val="none" w:sz="0" w:space="0" w:color="auto"/>
                                      </w:divBdr>
                                      <w:divsChild>
                                        <w:div w:id="1920867963">
                                          <w:marLeft w:val="0"/>
                                          <w:marRight w:val="0"/>
                                          <w:marTop w:val="0"/>
                                          <w:marBottom w:val="0"/>
                                          <w:divBdr>
                                            <w:top w:val="none" w:sz="0" w:space="0" w:color="auto"/>
                                            <w:left w:val="none" w:sz="0" w:space="0" w:color="auto"/>
                                            <w:bottom w:val="none" w:sz="0" w:space="0" w:color="auto"/>
                                            <w:right w:val="none" w:sz="0" w:space="0" w:color="auto"/>
                                          </w:divBdr>
                                          <w:divsChild>
                                            <w:div w:id="1464351334">
                                              <w:marLeft w:val="0"/>
                                              <w:marRight w:val="0"/>
                                              <w:marTop w:val="0"/>
                                              <w:marBottom w:val="0"/>
                                              <w:divBdr>
                                                <w:top w:val="none" w:sz="0" w:space="0" w:color="auto"/>
                                                <w:left w:val="none" w:sz="0" w:space="0" w:color="auto"/>
                                                <w:bottom w:val="none" w:sz="0" w:space="0" w:color="auto"/>
                                                <w:right w:val="none" w:sz="0" w:space="0" w:color="auto"/>
                                              </w:divBdr>
                                            </w:div>
                                            <w:div w:id="360739166">
                                              <w:marLeft w:val="0"/>
                                              <w:marRight w:val="0"/>
                                              <w:marTop w:val="0"/>
                                              <w:marBottom w:val="0"/>
                                              <w:divBdr>
                                                <w:top w:val="none" w:sz="0" w:space="0" w:color="auto"/>
                                                <w:left w:val="none" w:sz="0" w:space="0" w:color="auto"/>
                                                <w:bottom w:val="none" w:sz="0" w:space="0" w:color="auto"/>
                                                <w:right w:val="none" w:sz="0" w:space="0" w:color="auto"/>
                                              </w:divBdr>
                                            </w:div>
                                            <w:div w:id="1344741577">
                                              <w:marLeft w:val="0"/>
                                              <w:marRight w:val="0"/>
                                              <w:marTop w:val="0"/>
                                              <w:marBottom w:val="0"/>
                                              <w:divBdr>
                                                <w:top w:val="none" w:sz="0" w:space="0" w:color="auto"/>
                                                <w:left w:val="none" w:sz="0" w:space="0" w:color="auto"/>
                                                <w:bottom w:val="none" w:sz="0" w:space="0" w:color="auto"/>
                                                <w:right w:val="none" w:sz="0" w:space="0" w:color="auto"/>
                                              </w:divBdr>
                                            </w:div>
                                            <w:div w:id="1653363266">
                                              <w:marLeft w:val="0"/>
                                              <w:marRight w:val="0"/>
                                              <w:marTop w:val="0"/>
                                              <w:marBottom w:val="0"/>
                                              <w:divBdr>
                                                <w:top w:val="none" w:sz="0" w:space="0" w:color="auto"/>
                                                <w:left w:val="none" w:sz="0" w:space="0" w:color="auto"/>
                                                <w:bottom w:val="none" w:sz="0" w:space="0" w:color="auto"/>
                                                <w:right w:val="none" w:sz="0" w:space="0" w:color="auto"/>
                                              </w:divBdr>
                                            </w:div>
                                            <w:div w:id="150408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88452">
                                      <w:marLeft w:val="0"/>
                                      <w:marRight w:val="0"/>
                                      <w:marTop w:val="0"/>
                                      <w:marBottom w:val="0"/>
                                      <w:divBdr>
                                        <w:top w:val="none" w:sz="0" w:space="0" w:color="auto"/>
                                        <w:left w:val="none" w:sz="0" w:space="0" w:color="auto"/>
                                        <w:bottom w:val="none" w:sz="0" w:space="0" w:color="auto"/>
                                        <w:right w:val="none" w:sz="0" w:space="0" w:color="auto"/>
                                      </w:divBdr>
                                      <w:divsChild>
                                        <w:div w:id="27070021">
                                          <w:marLeft w:val="0"/>
                                          <w:marRight w:val="0"/>
                                          <w:marTop w:val="0"/>
                                          <w:marBottom w:val="0"/>
                                          <w:divBdr>
                                            <w:top w:val="none" w:sz="0" w:space="0" w:color="auto"/>
                                            <w:left w:val="none" w:sz="0" w:space="0" w:color="auto"/>
                                            <w:bottom w:val="none" w:sz="0" w:space="0" w:color="auto"/>
                                            <w:right w:val="none" w:sz="0" w:space="0" w:color="auto"/>
                                          </w:divBdr>
                                          <w:divsChild>
                                            <w:div w:id="2135710022">
                                              <w:marLeft w:val="0"/>
                                              <w:marRight w:val="0"/>
                                              <w:marTop w:val="0"/>
                                              <w:marBottom w:val="0"/>
                                              <w:divBdr>
                                                <w:top w:val="none" w:sz="0" w:space="0" w:color="auto"/>
                                                <w:left w:val="none" w:sz="0" w:space="0" w:color="auto"/>
                                                <w:bottom w:val="none" w:sz="0" w:space="0" w:color="auto"/>
                                                <w:right w:val="none" w:sz="0" w:space="0" w:color="auto"/>
                                              </w:divBdr>
                                            </w:div>
                                            <w:div w:id="279335052">
                                              <w:marLeft w:val="0"/>
                                              <w:marRight w:val="0"/>
                                              <w:marTop w:val="0"/>
                                              <w:marBottom w:val="0"/>
                                              <w:divBdr>
                                                <w:top w:val="none" w:sz="0" w:space="0" w:color="auto"/>
                                                <w:left w:val="none" w:sz="0" w:space="0" w:color="auto"/>
                                                <w:bottom w:val="none" w:sz="0" w:space="0" w:color="auto"/>
                                                <w:right w:val="none" w:sz="0" w:space="0" w:color="auto"/>
                                              </w:divBdr>
                                            </w:div>
                                            <w:div w:id="1390810629">
                                              <w:marLeft w:val="0"/>
                                              <w:marRight w:val="0"/>
                                              <w:marTop w:val="0"/>
                                              <w:marBottom w:val="0"/>
                                              <w:divBdr>
                                                <w:top w:val="none" w:sz="0" w:space="0" w:color="auto"/>
                                                <w:left w:val="none" w:sz="0" w:space="0" w:color="auto"/>
                                                <w:bottom w:val="none" w:sz="0" w:space="0" w:color="auto"/>
                                                <w:right w:val="none" w:sz="0" w:space="0" w:color="auto"/>
                                              </w:divBdr>
                                            </w:div>
                                            <w:div w:id="581836476">
                                              <w:marLeft w:val="0"/>
                                              <w:marRight w:val="0"/>
                                              <w:marTop w:val="0"/>
                                              <w:marBottom w:val="0"/>
                                              <w:divBdr>
                                                <w:top w:val="none" w:sz="0" w:space="0" w:color="auto"/>
                                                <w:left w:val="none" w:sz="0" w:space="0" w:color="auto"/>
                                                <w:bottom w:val="none" w:sz="0" w:space="0" w:color="auto"/>
                                                <w:right w:val="none" w:sz="0" w:space="0" w:color="auto"/>
                                              </w:divBdr>
                                            </w:div>
                                            <w:div w:id="34925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2144">
                                      <w:marLeft w:val="0"/>
                                      <w:marRight w:val="0"/>
                                      <w:marTop w:val="0"/>
                                      <w:marBottom w:val="0"/>
                                      <w:divBdr>
                                        <w:top w:val="none" w:sz="0" w:space="0" w:color="auto"/>
                                        <w:left w:val="none" w:sz="0" w:space="0" w:color="auto"/>
                                        <w:bottom w:val="none" w:sz="0" w:space="0" w:color="auto"/>
                                        <w:right w:val="none" w:sz="0" w:space="0" w:color="auto"/>
                                      </w:divBdr>
                                    </w:div>
                                    <w:div w:id="469789367">
                                      <w:marLeft w:val="0"/>
                                      <w:marRight w:val="0"/>
                                      <w:marTop w:val="0"/>
                                      <w:marBottom w:val="0"/>
                                      <w:divBdr>
                                        <w:top w:val="none" w:sz="0" w:space="0" w:color="auto"/>
                                        <w:left w:val="none" w:sz="0" w:space="0" w:color="auto"/>
                                        <w:bottom w:val="none" w:sz="0" w:space="0" w:color="auto"/>
                                        <w:right w:val="none" w:sz="0" w:space="0" w:color="auto"/>
                                      </w:divBdr>
                                    </w:div>
                                    <w:div w:id="944733620">
                                      <w:marLeft w:val="0"/>
                                      <w:marRight w:val="0"/>
                                      <w:marTop w:val="0"/>
                                      <w:marBottom w:val="0"/>
                                      <w:divBdr>
                                        <w:top w:val="none" w:sz="0" w:space="0" w:color="auto"/>
                                        <w:left w:val="none" w:sz="0" w:space="0" w:color="auto"/>
                                        <w:bottom w:val="none" w:sz="0" w:space="0" w:color="auto"/>
                                        <w:right w:val="none" w:sz="0" w:space="0" w:color="auto"/>
                                      </w:divBdr>
                                    </w:div>
                                    <w:div w:id="826215113">
                                      <w:marLeft w:val="0"/>
                                      <w:marRight w:val="0"/>
                                      <w:marTop w:val="0"/>
                                      <w:marBottom w:val="0"/>
                                      <w:divBdr>
                                        <w:top w:val="none" w:sz="0" w:space="0" w:color="auto"/>
                                        <w:left w:val="none" w:sz="0" w:space="0" w:color="auto"/>
                                        <w:bottom w:val="none" w:sz="0" w:space="0" w:color="auto"/>
                                        <w:right w:val="none" w:sz="0" w:space="0" w:color="auto"/>
                                      </w:divBdr>
                                    </w:div>
                                    <w:div w:id="1604799359">
                                      <w:marLeft w:val="0"/>
                                      <w:marRight w:val="0"/>
                                      <w:marTop w:val="0"/>
                                      <w:marBottom w:val="0"/>
                                      <w:divBdr>
                                        <w:top w:val="none" w:sz="0" w:space="0" w:color="auto"/>
                                        <w:left w:val="none" w:sz="0" w:space="0" w:color="auto"/>
                                        <w:bottom w:val="none" w:sz="0" w:space="0" w:color="auto"/>
                                        <w:right w:val="none" w:sz="0" w:space="0" w:color="auto"/>
                                      </w:divBdr>
                                    </w:div>
                                    <w:div w:id="1577474597">
                                      <w:marLeft w:val="0"/>
                                      <w:marRight w:val="0"/>
                                      <w:marTop w:val="0"/>
                                      <w:marBottom w:val="0"/>
                                      <w:divBdr>
                                        <w:top w:val="none" w:sz="0" w:space="0" w:color="auto"/>
                                        <w:left w:val="none" w:sz="0" w:space="0" w:color="auto"/>
                                        <w:bottom w:val="none" w:sz="0" w:space="0" w:color="auto"/>
                                        <w:right w:val="none" w:sz="0" w:space="0" w:color="auto"/>
                                      </w:divBdr>
                                    </w:div>
                                    <w:div w:id="2038240768">
                                      <w:marLeft w:val="0"/>
                                      <w:marRight w:val="0"/>
                                      <w:marTop w:val="0"/>
                                      <w:marBottom w:val="0"/>
                                      <w:divBdr>
                                        <w:top w:val="none" w:sz="0" w:space="0" w:color="auto"/>
                                        <w:left w:val="none" w:sz="0" w:space="0" w:color="auto"/>
                                        <w:bottom w:val="none" w:sz="0" w:space="0" w:color="auto"/>
                                        <w:right w:val="none" w:sz="0" w:space="0" w:color="auto"/>
                                      </w:divBdr>
                                    </w:div>
                                    <w:div w:id="24333444">
                                      <w:marLeft w:val="0"/>
                                      <w:marRight w:val="0"/>
                                      <w:marTop w:val="0"/>
                                      <w:marBottom w:val="0"/>
                                      <w:divBdr>
                                        <w:top w:val="none" w:sz="0" w:space="0" w:color="auto"/>
                                        <w:left w:val="none" w:sz="0" w:space="0" w:color="auto"/>
                                        <w:bottom w:val="none" w:sz="0" w:space="0" w:color="auto"/>
                                        <w:right w:val="none" w:sz="0" w:space="0" w:color="auto"/>
                                      </w:divBdr>
                                    </w:div>
                                    <w:div w:id="105659116">
                                      <w:marLeft w:val="0"/>
                                      <w:marRight w:val="0"/>
                                      <w:marTop w:val="0"/>
                                      <w:marBottom w:val="0"/>
                                      <w:divBdr>
                                        <w:top w:val="none" w:sz="0" w:space="0" w:color="auto"/>
                                        <w:left w:val="none" w:sz="0" w:space="0" w:color="auto"/>
                                        <w:bottom w:val="none" w:sz="0" w:space="0" w:color="auto"/>
                                        <w:right w:val="none" w:sz="0" w:space="0" w:color="auto"/>
                                      </w:divBdr>
                                    </w:div>
                                    <w:div w:id="1265502233">
                                      <w:marLeft w:val="0"/>
                                      <w:marRight w:val="0"/>
                                      <w:marTop w:val="0"/>
                                      <w:marBottom w:val="0"/>
                                      <w:divBdr>
                                        <w:top w:val="none" w:sz="0" w:space="0" w:color="auto"/>
                                        <w:left w:val="none" w:sz="0" w:space="0" w:color="auto"/>
                                        <w:bottom w:val="none" w:sz="0" w:space="0" w:color="auto"/>
                                        <w:right w:val="none" w:sz="0" w:space="0" w:color="auto"/>
                                      </w:divBdr>
                                    </w:div>
                                    <w:div w:id="1796874724">
                                      <w:marLeft w:val="0"/>
                                      <w:marRight w:val="0"/>
                                      <w:marTop w:val="0"/>
                                      <w:marBottom w:val="0"/>
                                      <w:divBdr>
                                        <w:top w:val="none" w:sz="0" w:space="0" w:color="auto"/>
                                        <w:left w:val="none" w:sz="0" w:space="0" w:color="auto"/>
                                        <w:bottom w:val="none" w:sz="0" w:space="0" w:color="auto"/>
                                        <w:right w:val="none" w:sz="0" w:space="0" w:color="auto"/>
                                      </w:divBdr>
                                    </w:div>
                                    <w:div w:id="1993295440">
                                      <w:marLeft w:val="0"/>
                                      <w:marRight w:val="0"/>
                                      <w:marTop w:val="0"/>
                                      <w:marBottom w:val="0"/>
                                      <w:divBdr>
                                        <w:top w:val="none" w:sz="0" w:space="0" w:color="auto"/>
                                        <w:left w:val="none" w:sz="0" w:space="0" w:color="auto"/>
                                        <w:bottom w:val="none" w:sz="0" w:space="0" w:color="auto"/>
                                        <w:right w:val="none" w:sz="0" w:space="0" w:color="auto"/>
                                      </w:divBdr>
                                    </w:div>
                                    <w:div w:id="58006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jeanmazuelos.com/recursos/cursos/oracle-plsql-basico/capitulo-3-operadores-y-comparadores" TargetMode="External"/><Relationship Id="rId13"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hyperlink" Target="http://jeanmazuelos.com/recursos/cursos/oracle-plsql-basico/capitulo-3-operadores-y-comparadores" TargetMode="Externa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pm.jeanmazuelos.com/katakuntur/issues/new"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katakuntur.jeanmazuelos.com/" TargetMode="External"/><Relationship Id="rId4" Type="http://schemas.openxmlformats.org/officeDocument/2006/relationships/settings" Target="settings.xml"/><Relationship Id="rId9" Type="http://schemas.openxmlformats.org/officeDocument/2006/relationships/hyperlink" Target="http://jeanmazuelos.com/recursos/cursos/oracle-plsql-basico/capitulo-3-operadores-y-comparadores" TargetMode="Externa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43</Pages>
  <Words>8724</Words>
  <Characters>47987</Characters>
  <Application>Microsoft Office Word</Application>
  <DocSecurity>0</DocSecurity>
  <Lines>399</Lines>
  <Paragraphs>113</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56598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2</cp:revision>
  <dcterms:created xsi:type="dcterms:W3CDTF">2017-07-02T23:43:00Z</dcterms:created>
  <dcterms:modified xsi:type="dcterms:W3CDTF">2017-07-03T00:37:00Z</dcterms:modified>
</cp:coreProperties>
</file>